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03AF4" w14:textId="5D2F9BC6" w:rsidR="00F0250B" w:rsidRDefault="00F0250B" w:rsidP="00F0250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pt-PT"/>
        </w:rPr>
      </w:pPr>
      <w:r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3C41FA80" wp14:editId="436A7140">
            <wp:simplePos x="0" y="0"/>
            <wp:positionH relativeFrom="margin">
              <wp:posOffset>-171450</wp:posOffset>
            </wp:positionH>
            <wp:positionV relativeFrom="margin">
              <wp:posOffset>56515</wp:posOffset>
            </wp:positionV>
            <wp:extent cx="1625600" cy="1316990"/>
            <wp:effectExtent l="0" t="0" r="0" b="0"/>
            <wp:wrapTight wrapText="bothSides">
              <wp:wrapPolygon edited="0">
                <wp:start x="0" y="0"/>
                <wp:lineTo x="0" y="13435"/>
                <wp:lineTo x="759" y="19371"/>
                <wp:lineTo x="2025" y="19996"/>
                <wp:lineTo x="10378" y="20621"/>
                <wp:lineTo x="11391" y="20621"/>
                <wp:lineTo x="16453" y="19996"/>
                <wp:lineTo x="21263" y="17497"/>
                <wp:lineTo x="21263" y="0"/>
                <wp:lineTo x="0" y="0"/>
              </wp:wrapPolygon>
            </wp:wrapTight>
            <wp:docPr id="9" name="Imagem 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66"/>
                    <a:stretch/>
                  </pic:blipFill>
                  <pic:spPr bwMode="auto">
                    <a:xfrm>
                      <a:off x="0" y="0"/>
                      <a:ext cx="162560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6C69C" w14:textId="772D0A81" w:rsidR="00F0250B" w:rsidRDefault="00F0250B" w:rsidP="00F0250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pt-PT"/>
        </w:rPr>
      </w:pPr>
    </w:p>
    <w:p w14:paraId="123728D8" w14:textId="15F8DFD7" w:rsidR="00F0250B" w:rsidRDefault="00F0250B" w:rsidP="00F0250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pt-PT"/>
        </w:rPr>
      </w:pPr>
      <w:r w:rsidRPr="00F0250B">
        <w:rPr>
          <w:rFonts w:asciiTheme="majorHAnsi" w:hAnsiTheme="majorHAnsi" w:cstheme="majorHAnsi"/>
          <w:b/>
          <w:bCs/>
          <w:noProof/>
          <w:sz w:val="36"/>
          <w:szCs w:val="36"/>
          <w:lang w:val="pt-PT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72DB0A05" wp14:editId="36417FBC">
                <wp:simplePos x="0" y="0"/>
                <wp:positionH relativeFrom="column">
                  <wp:posOffset>-146050</wp:posOffset>
                </wp:positionH>
                <wp:positionV relativeFrom="paragraph">
                  <wp:posOffset>58420</wp:posOffset>
                </wp:positionV>
                <wp:extent cx="1600200" cy="52070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09E04" w14:textId="5151E9D6" w:rsidR="00F0250B" w:rsidRPr="003735B1" w:rsidRDefault="003735B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3735B1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Universidade do Minho</w:t>
                            </w:r>
                          </w:p>
                          <w:p w14:paraId="4E849347" w14:textId="0812C354" w:rsidR="003735B1" w:rsidRPr="003735B1" w:rsidRDefault="003735B1">
                            <w:pPr>
                              <w:rPr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3735B1">
                              <w:rPr>
                                <w:sz w:val="20"/>
                                <w:szCs w:val="20"/>
                                <w:lang w:val="pt-PT"/>
                              </w:rPr>
                              <w:t>Escola de Engenharia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B0A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1.5pt;margin-top:4.6pt;width:126pt;height:41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">
                <v:textbox>
                  <w:txbxContent>
                    <w:p w14:paraId="6AA09E04" w14:textId="5151E9D6" w:rsidR="00F0250B" w:rsidRPr="003735B1" w:rsidRDefault="003735B1">
                      <w:pPr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3735B1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Universidade do Minho</w:t>
                      </w:r>
                    </w:p>
                    <w:p w14:paraId="4E849347" w14:textId="0812C354" w:rsidR="003735B1" w:rsidRPr="003735B1" w:rsidRDefault="003735B1">
                      <w:pPr>
                        <w:rPr>
                          <w:sz w:val="20"/>
                          <w:szCs w:val="20"/>
                          <w:lang w:val="pt-PT"/>
                        </w:rPr>
                      </w:pPr>
                      <w:r w:rsidRPr="003735B1">
                        <w:rPr>
                          <w:sz w:val="20"/>
                          <w:szCs w:val="20"/>
                          <w:lang w:val="pt-PT"/>
                        </w:rPr>
                        <w:t>Escola de Engenharia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7678DF" w14:textId="77777777" w:rsidR="00F0250B" w:rsidRDefault="00F0250B" w:rsidP="00F0250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pt-PT"/>
        </w:rPr>
      </w:pPr>
    </w:p>
    <w:p w14:paraId="1CFD1074" w14:textId="77777777" w:rsidR="003735B1" w:rsidRDefault="003735B1" w:rsidP="00F0250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pt-PT"/>
        </w:rPr>
      </w:pPr>
    </w:p>
    <w:p w14:paraId="42A00191" w14:textId="02C644F7" w:rsidR="007C65B8" w:rsidRPr="00FB53E0" w:rsidRDefault="00282027" w:rsidP="00F0250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pt-PT"/>
        </w:rPr>
      </w:pPr>
      <w:r w:rsidRPr="00F0250B">
        <w:rPr>
          <w:rFonts w:asciiTheme="majorHAnsi" w:hAnsiTheme="majorHAnsi" w:cstheme="majorHAnsi"/>
          <w:b/>
          <w:bCs/>
          <w:sz w:val="36"/>
          <w:szCs w:val="36"/>
          <w:lang w:val="pt-PT"/>
        </w:rPr>
        <w:t xml:space="preserve">Relatório </w:t>
      </w:r>
      <w:r w:rsidR="00F0250B" w:rsidRPr="00F0250B">
        <w:rPr>
          <w:rFonts w:asciiTheme="majorHAnsi" w:hAnsiTheme="majorHAnsi" w:cstheme="majorHAnsi"/>
          <w:b/>
          <w:bCs/>
          <w:sz w:val="36"/>
          <w:szCs w:val="36"/>
          <w:lang w:val="pt-PT"/>
        </w:rPr>
        <w:t xml:space="preserve">Fase </w:t>
      </w:r>
      <w:r w:rsidR="00D30B1E">
        <w:rPr>
          <w:rFonts w:asciiTheme="majorHAnsi" w:hAnsiTheme="majorHAnsi" w:cstheme="majorHAnsi"/>
          <w:b/>
          <w:bCs/>
          <w:sz w:val="36"/>
          <w:szCs w:val="36"/>
          <w:lang w:val="pt-PT"/>
        </w:rPr>
        <w:t>2</w:t>
      </w:r>
      <w:r w:rsidR="00F0250B" w:rsidRPr="00F0250B">
        <w:rPr>
          <w:rFonts w:asciiTheme="majorHAnsi" w:hAnsiTheme="majorHAnsi" w:cstheme="majorHAnsi"/>
          <w:b/>
          <w:bCs/>
          <w:sz w:val="36"/>
          <w:szCs w:val="36"/>
          <w:lang w:val="pt-PT"/>
        </w:rPr>
        <w:t xml:space="preserve"> do Trabalho Prático da </w:t>
      </w:r>
      <w:r w:rsidR="00FB53E0">
        <w:rPr>
          <w:rFonts w:asciiTheme="majorHAnsi" w:hAnsiTheme="majorHAnsi" w:cstheme="majorHAnsi"/>
          <w:b/>
          <w:bCs/>
          <w:sz w:val="36"/>
          <w:szCs w:val="36"/>
          <w:lang w:val="pt-PT"/>
        </w:rPr>
        <w:t>Unidade Curricular</w:t>
      </w:r>
    </w:p>
    <w:p w14:paraId="1A9A6624" w14:textId="5353A894" w:rsidR="00F0250B" w:rsidRPr="00F0250B" w:rsidRDefault="00F0250B" w:rsidP="00F0250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pt-PT"/>
        </w:rPr>
      </w:pPr>
      <w:r w:rsidRPr="00F0250B">
        <w:rPr>
          <w:rFonts w:asciiTheme="majorHAnsi" w:hAnsiTheme="majorHAnsi" w:cstheme="majorHAnsi"/>
          <w:b/>
          <w:bCs/>
          <w:sz w:val="36"/>
          <w:szCs w:val="36"/>
          <w:lang w:val="pt-PT"/>
        </w:rPr>
        <w:t>Aprendizagem e Decisão Inteligentes</w:t>
      </w:r>
    </w:p>
    <w:p w14:paraId="06B9E6F4" w14:textId="6672F18A" w:rsidR="003735B1" w:rsidRPr="003735B1" w:rsidRDefault="003735B1" w:rsidP="00F0250B">
      <w:pPr>
        <w:jc w:val="center"/>
        <w:rPr>
          <w:b/>
          <w:bCs/>
          <w:lang w:val="pt-PT"/>
        </w:rPr>
      </w:pPr>
      <w:r w:rsidRPr="003735B1">
        <w:rPr>
          <w:b/>
          <w:bCs/>
          <w:lang w:val="pt-PT"/>
        </w:rPr>
        <w:t>Grupo 48</w:t>
      </w:r>
    </w:p>
    <w:p w14:paraId="129F4C8A" w14:textId="24DDD916" w:rsidR="00F0250B" w:rsidRDefault="00F0250B" w:rsidP="00F0250B">
      <w:pPr>
        <w:jc w:val="center"/>
        <w:rPr>
          <w:lang w:val="pt-PT"/>
        </w:rPr>
      </w:pPr>
      <w:r>
        <w:rPr>
          <w:lang w:val="pt-PT"/>
        </w:rPr>
        <w:t>A</w:t>
      </w:r>
      <w:r w:rsidRPr="00F0250B">
        <w:rPr>
          <w:lang w:val="pt-PT"/>
        </w:rPr>
        <w:t>93253</w:t>
      </w:r>
      <w:r>
        <w:rPr>
          <w:lang w:val="pt-PT"/>
        </w:rPr>
        <w:t xml:space="preserve"> </w:t>
      </w:r>
      <w:r w:rsidRPr="00F0250B">
        <w:rPr>
          <w:lang w:val="pt-PT"/>
        </w:rPr>
        <w:t>David Alexandre Ferreira Duarte</w:t>
      </w:r>
    </w:p>
    <w:p w14:paraId="48D61F4D" w14:textId="58BACC6F" w:rsidR="00F0250B" w:rsidRDefault="00F0250B" w:rsidP="00F0250B">
      <w:pPr>
        <w:jc w:val="center"/>
        <w:rPr>
          <w:lang w:val="pt-PT"/>
        </w:rPr>
      </w:pPr>
      <w:r w:rsidRPr="546AE562">
        <w:rPr>
          <w:lang w:val="pt-PT"/>
        </w:rPr>
        <w:t>A90614 Pedro Aquino Martins de Araújo</w:t>
      </w:r>
    </w:p>
    <w:p w14:paraId="33E31AA6" w14:textId="01F46857" w:rsidR="00F0250B" w:rsidRDefault="00F0250B" w:rsidP="00F0250B">
      <w:pPr>
        <w:jc w:val="center"/>
        <w:rPr>
          <w:lang w:val="pt-PT"/>
        </w:rPr>
      </w:pPr>
      <w:r>
        <w:rPr>
          <w:lang w:val="pt-PT"/>
        </w:rPr>
        <w:t>A94166 Samuel de Almeida Simões Lira</w:t>
      </w:r>
    </w:p>
    <w:p w14:paraId="18539067" w14:textId="58D76BC5" w:rsidR="00F0250B" w:rsidRDefault="00F0250B">
      <w:pPr>
        <w:rPr>
          <w:lang w:val="pt-PT"/>
        </w:rPr>
      </w:pPr>
    </w:p>
    <w:p w14:paraId="5B4E4B29" w14:textId="65A64F6A" w:rsidR="00F0250B" w:rsidRDefault="00F0250B">
      <w:pPr>
        <w:rPr>
          <w:lang w:val="pt-PT"/>
        </w:rPr>
      </w:pPr>
    </w:p>
    <w:p w14:paraId="38418873" w14:textId="451C6FAE" w:rsidR="00F0250B" w:rsidRDefault="00F0250B">
      <w:pPr>
        <w:rPr>
          <w:lang w:val="pt-PT"/>
        </w:rPr>
      </w:pPr>
    </w:p>
    <w:p w14:paraId="6EF5401F" w14:textId="51A9E444" w:rsidR="00F0250B" w:rsidRDefault="00F0250B">
      <w:pPr>
        <w:rPr>
          <w:lang w:val="pt-PT"/>
        </w:rPr>
      </w:pPr>
    </w:p>
    <w:p w14:paraId="7DA6DA0B" w14:textId="0507D3EE" w:rsidR="00F0250B" w:rsidRDefault="00F0250B">
      <w:pPr>
        <w:rPr>
          <w:lang w:val="pt-PT"/>
        </w:rPr>
      </w:pPr>
    </w:p>
    <w:p w14:paraId="185A15B9" w14:textId="53001FE4" w:rsidR="00F0250B" w:rsidRDefault="00F0250B">
      <w:pPr>
        <w:rPr>
          <w:lang w:val="pt-PT"/>
        </w:rPr>
      </w:pPr>
    </w:p>
    <w:p w14:paraId="46D444D2" w14:textId="586101B5" w:rsidR="00F0250B" w:rsidRDefault="00F0250B">
      <w:pPr>
        <w:rPr>
          <w:lang w:val="pt-PT"/>
        </w:rPr>
      </w:pPr>
    </w:p>
    <w:p w14:paraId="1C8B594B" w14:textId="28ED523D" w:rsidR="00F0250B" w:rsidRDefault="00F0250B">
      <w:pPr>
        <w:rPr>
          <w:lang w:val="pt-PT"/>
        </w:rPr>
      </w:pPr>
    </w:p>
    <w:p w14:paraId="3378A648" w14:textId="368FF3DF" w:rsidR="00F0250B" w:rsidRDefault="00F0250B">
      <w:pPr>
        <w:rPr>
          <w:lang w:val="pt-PT"/>
        </w:rPr>
      </w:pPr>
    </w:p>
    <w:p w14:paraId="4B8B7213" w14:textId="3FA4285B" w:rsidR="00F0250B" w:rsidRDefault="00F0250B">
      <w:pPr>
        <w:rPr>
          <w:lang w:val="pt-PT"/>
        </w:rPr>
      </w:pPr>
    </w:p>
    <w:p w14:paraId="17AD02A7" w14:textId="634B811B" w:rsidR="00F0250B" w:rsidRDefault="00F0250B">
      <w:pPr>
        <w:rPr>
          <w:lang w:val="pt-PT"/>
        </w:rPr>
      </w:pPr>
    </w:p>
    <w:p w14:paraId="62A4CABD" w14:textId="67029E02" w:rsidR="00F0250B" w:rsidRDefault="00F0250B">
      <w:pPr>
        <w:rPr>
          <w:lang w:val="pt-PT"/>
        </w:rPr>
      </w:pPr>
    </w:p>
    <w:p w14:paraId="6A749B66" w14:textId="167A8EBE" w:rsidR="00F0250B" w:rsidRDefault="00F0250B">
      <w:pPr>
        <w:rPr>
          <w:lang w:val="pt-PT"/>
        </w:rPr>
      </w:pPr>
    </w:p>
    <w:p w14:paraId="76C2DE12" w14:textId="2CCE4A95" w:rsidR="00F0250B" w:rsidRDefault="00F0250B">
      <w:pPr>
        <w:rPr>
          <w:lang w:val="pt-PT"/>
        </w:rPr>
      </w:pPr>
    </w:p>
    <w:p w14:paraId="010FFB4B" w14:textId="5D281275" w:rsidR="00F0250B" w:rsidRDefault="00F0250B">
      <w:pPr>
        <w:rPr>
          <w:lang w:val="pt-PT"/>
        </w:rPr>
      </w:pPr>
    </w:p>
    <w:p w14:paraId="655904C5" w14:textId="2318DEF2" w:rsidR="00F0250B" w:rsidRDefault="00F0250B">
      <w:pPr>
        <w:rPr>
          <w:lang w:val="pt-PT"/>
        </w:rPr>
      </w:pPr>
    </w:p>
    <w:p w14:paraId="22B2D918" w14:textId="423F368D" w:rsidR="00F0250B" w:rsidRDefault="00F0250B">
      <w:pPr>
        <w:rPr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0084832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A7A47F" w14:textId="5D164EDB" w:rsidR="00B76844" w:rsidRDefault="00B76844">
          <w:pPr>
            <w:pStyle w:val="TOCHeading"/>
            <w:rPr>
              <w:ins w:id="0" w:author="Samuel de Almeida Simões Lira" w:date="2022-04-27T09:42:00Z"/>
            </w:rPr>
          </w:pPr>
          <w:ins w:id="1" w:author="Samuel de Almeida Simões Lira" w:date="2022-04-27T09:42:00Z">
            <w:r>
              <w:t>Table of Contents</w:t>
            </w:r>
          </w:ins>
        </w:p>
        <w:p w14:paraId="4A342BC1" w14:textId="08013377" w:rsidR="00DC511B" w:rsidRDefault="00B7684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ins w:id="2" w:author="Samuel de Almeida Simões Lira" w:date="2022-04-27T09:42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hyperlink w:anchor="_Toc102753335" w:history="1">
            <w:r w:rsidR="00DC511B" w:rsidRPr="00733ADF">
              <w:rPr>
                <w:rStyle w:val="Hyperlink"/>
                <w:noProof/>
                <w:lang w:val="pt-PT"/>
              </w:rPr>
              <w:t>Introdução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_Toc102753335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3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4E7F63D4" w14:textId="371AA6B4" w:rsidR="00DC511B" w:rsidRDefault="0030563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36" w:history="1">
            <w:r w:rsidR="00DC511B" w:rsidRPr="00733ADF">
              <w:rPr>
                <w:rStyle w:val="Hyperlink"/>
                <w:noProof/>
                <w:lang w:val="pt-PT"/>
              </w:rPr>
              <w:t>Metodologia Escolhida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_Toc102753336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3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08259842" w14:textId="6DD94012" w:rsidR="00DC511B" w:rsidRDefault="0030563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37" w:history="1">
            <w:r w:rsidR="00DC511B" w:rsidRPr="00733ADF">
              <w:rPr>
                <w:rStyle w:val="Hyperlink"/>
                <w:noProof/>
                <w:lang w:val="pt-PT"/>
              </w:rPr>
              <w:t>MADRID CLIMATE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_Toc102753337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3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254EC018" w14:textId="6D065FDF" w:rsidR="00DC511B" w:rsidRDefault="0030563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38" w:history="1">
            <w:r w:rsidR="00DC511B" w:rsidRPr="00733ADF">
              <w:rPr>
                <w:rStyle w:val="Hyperlink"/>
                <w:noProof/>
                <w:lang w:val="pt-PT"/>
              </w:rPr>
              <w:t>Estudo dos Dados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_Toc102753338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3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592C2153" w14:textId="42FD831A" w:rsidR="00DC511B" w:rsidRDefault="0030563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39" w:history="1">
            <w:r w:rsidR="00DC511B" w:rsidRPr="00733ADF">
              <w:rPr>
                <w:rStyle w:val="Hyperlink"/>
                <w:noProof/>
                <w:lang w:val="pt-PT"/>
              </w:rPr>
              <w:t>Preparação dos dados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_Toc102753339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5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0D07475F" w14:textId="49C0ACA4" w:rsidR="00DC511B" w:rsidRDefault="0030563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0" w:history="1">
            <w:r w:rsidR="00DC511B" w:rsidRPr="00733ADF">
              <w:rPr>
                <w:rStyle w:val="Hyperlink"/>
                <w:noProof/>
                <w:lang w:val="pt-PT"/>
              </w:rPr>
              <w:t>Modelação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_Toc102753340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8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6B49AF4C" w14:textId="3A095942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1" w:history="1">
            <w:r w:rsidR="00DC511B" w:rsidRPr="00733ADF">
              <w:rPr>
                <w:rStyle w:val="Hyperlink"/>
                <w:noProof/>
                <w:lang w:val="pt-PT"/>
              </w:rPr>
              <w:t>Problema de Classificação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_Toc102753341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8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04D6E1C3" w14:textId="5A9CCA8D" w:rsidR="00DC511B" w:rsidRDefault="0030563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2" w:history="1">
            <w:r w:rsidR="00DC511B" w:rsidRPr="00733ADF">
              <w:rPr>
                <w:rStyle w:val="Hyperlink"/>
                <w:noProof/>
                <w:lang w:val="pt-PT"/>
              </w:rPr>
              <w:t>Avaliação dos resultados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_Toc102753342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10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429F9FBA" w14:textId="7C6F949C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3" w:history="1">
            <w:r w:rsidR="00DC511B" w:rsidRPr="00733ADF">
              <w:rPr>
                <w:rStyle w:val="Hyperlink"/>
                <w:noProof/>
                <w:lang w:val="pt-PT"/>
              </w:rPr>
              <w:t>Problema de Regressão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_Toc102753343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11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00BF6AA8" w14:textId="55D7293D" w:rsidR="00DC511B" w:rsidRDefault="0030563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4" w:history="1">
            <w:r w:rsidR="00DC511B" w:rsidRPr="00733ADF">
              <w:rPr>
                <w:rStyle w:val="Hyperlink"/>
                <w:noProof/>
                <w:lang w:val="pt-PT"/>
              </w:rPr>
              <w:t>Avaliação dos Resultados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_Toc102753344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14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4A6B5877" w14:textId="44BA2BCB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5" w:history="1">
            <w:r w:rsidR="00DC511B" w:rsidRPr="00733ADF">
              <w:rPr>
                <w:rStyle w:val="Hyperlink"/>
                <w:noProof/>
                <w:lang w:val="pt-PT"/>
              </w:rPr>
              <w:t>Problema de Classificação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_Toc102753345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14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132DB83B" w14:textId="72BA3B6F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6" w:history="1">
            <w:r w:rsidR="00DC511B" w:rsidRPr="00733ADF">
              <w:rPr>
                <w:rStyle w:val="Hyperlink"/>
                <w:noProof/>
                <w:lang w:val="pt-PT"/>
              </w:rPr>
              <w:t>Problema de Regressão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_Toc102753346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17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5C017D0F" w14:textId="6DED4C4C" w:rsidR="00DC511B" w:rsidRDefault="0030563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7" w:history="1">
            <w:r w:rsidR="00DC511B" w:rsidRPr="00733ADF">
              <w:rPr>
                <w:rStyle w:val="Hyperlink"/>
                <w:noProof/>
                <w:lang w:val="pt-PT"/>
              </w:rPr>
              <w:t>SALARY CLASSIFICATION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_Toc102753347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18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4027892F" w14:textId="32030B0D" w:rsidR="00DC511B" w:rsidRDefault="0030563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8" w:history="1">
            <w:r w:rsidR="00DC511B" w:rsidRPr="00733ADF">
              <w:rPr>
                <w:rStyle w:val="Hyperlink"/>
                <w:noProof/>
                <w:lang w:val="pt-PT"/>
              </w:rPr>
              <w:t>Estudo dos dados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_Toc102753348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18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47C696A8" w14:textId="0FFAE86B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49" w:history="1">
            <w:r w:rsidR="00DC511B" w:rsidRPr="00733ADF">
              <w:rPr>
                <w:rStyle w:val="Hyperlink"/>
                <w:noProof/>
                <w:lang w:val="pt-PT"/>
              </w:rPr>
              <w:t>Objetivos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_Toc102753349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18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288E88EB" w14:textId="7DD4DEB5" w:rsidR="00DC511B" w:rsidRDefault="0030563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0" w:history="1">
            <w:r w:rsidR="00DC511B" w:rsidRPr="00733ADF">
              <w:rPr>
                <w:rStyle w:val="Hyperlink"/>
                <w:noProof/>
                <w:lang w:val="pt-PT"/>
              </w:rPr>
              <w:t>Preparação dos dados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_Toc102753350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19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7F2769B2" w14:textId="2F180247" w:rsidR="00DC511B" w:rsidRDefault="0030563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1" w:history="1">
            <w:r w:rsidR="00DC511B" w:rsidRPr="00733ADF">
              <w:rPr>
                <w:rStyle w:val="Hyperlink"/>
                <w:noProof/>
                <w:lang w:val="pt-PT"/>
              </w:rPr>
              <w:t>Modelação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_Toc102753351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19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260ED910" w14:textId="63589575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2" w:history="1">
            <w:r w:rsidR="00DC511B" w:rsidRPr="00733ADF">
              <w:rPr>
                <w:rStyle w:val="Hyperlink"/>
                <w:noProof/>
                <w:lang w:val="pt-PT"/>
              </w:rPr>
              <w:t>Modelos com a utilização de árvores de decisão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_Toc102753352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20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22A9F6FB" w14:textId="7FA6ADF8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3" w:history="1">
            <w:r w:rsidR="00DC511B" w:rsidRPr="00733ADF">
              <w:rPr>
                <w:rStyle w:val="Hyperlink"/>
                <w:noProof/>
                <w:lang w:val="pt-PT"/>
              </w:rPr>
              <w:t>Modelo com redes neuronais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_Toc102753353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22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6D74CF8D" w14:textId="684F063A" w:rsidR="00DC511B" w:rsidRDefault="0030563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4" w:history="1">
            <w:r w:rsidR="00DC511B" w:rsidRPr="00733ADF">
              <w:rPr>
                <w:rStyle w:val="Hyperlink"/>
                <w:noProof/>
                <w:lang w:val="pt-PT"/>
              </w:rPr>
              <w:t>Avaliação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_Toc102753354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23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354B424B" w14:textId="5AD4C39A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5" w:history="1">
            <w:r w:rsidR="00DC511B" w:rsidRPr="00733ADF">
              <w:rPr>
                <w:rStyle w:val="Hyperlink"/>
                <w:noProof/>
                <w:lang w:val="pt-PT"/>
              </w:rPr>
              <w:t xml:space="preserve">Modelo por </w:t>
            </w:r>
            <w:r w:rsidR="00DC511B" w:rsidRPr="00733ADF">
              <w:rPr>
                <w:rStyle w:val="Hyperlink"/>
                <w:i/>
                <w:iCs/>
                <w:noProof/>
                <w:lang w:val="pt-PT"/>
              </w:rPr>
              <w:t>Decision Tree, gini index</w:t>
            </w:r>
            <w:r w:rsidR="00DC511B" w:rsidRPr="00733ADF">
              <w:rPr>
                <w:rStyle w:val="Hyperlink"/>
                <w:noProof/>
                <w:lang w:val="pt-PT"/>
              </w:rPr>
              <w:t xml:space="preserve"> sem </w:t>
            </w:r>
            <w:r w:rsidR="00DC511B" w:rsidRPr="00733ADF">
              <w:rPr>
                <w:rStyle w:val="Hyperlink"/>
                <w:i/>
                <w:iCs/>
                <w:noProof/>
                <w:lang w:val="pt-PT"/>
              </w:rPr>
              <w:t>pruning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_Toc102753355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23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233B0AA5" w14:textId="03D02313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6" w:history="1">
            <w:r w:rsidR="00DC511B" w:rsidRPr="00733ADF">
              <w:rPr>
                <w:rStyle w:val="Hyperlink"/>
                <w:noProof/>
                <w:lang w:val="pt-PT"/>
              </w:rPr>
              <w:t xml:space="preserve">Modelo por </w:t>
            </w:r>
            <w:r w:rsidR="00DC511B" w:rsidRPr="00733ADF">
              <w:rPr>
                <w:rStyle w:val="Hyperlink"/>
                <w:i/>
                <w:iCs/>
                <w:noProof/>
                <w:lang w:val="pt-PT"/>
              </w:rPr>
              <w:t>Decision Tree, gain ratio</w:t>
            </w:r>
            <w:r w:rsidR="00DC511B" w:rsidRPr="00733ADF">
              <w:rPr>
                <w:rStyle w:val="Hyperlink"/>
                <w:noProof/>
                <w:lang w:val="pt-PT"/>
              </w:rPr>
              <w:t xml:space="preserve"> com </w:t>
            </w:r>
            <w:r w:rsidR="00DC511B" w:rsidRPr="00733ADF">
              <w:rPr>
                <w:rStyle w:val="Hyperlink"/>
                <w:i/>
                <w:iCs/>
                <w:noProof/>
                <w:lang w:val="pt-PT"/>
              </w:rPr>
              <w:t>pruning MDL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_Toc102753356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24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2B1415CA" w14:textId="4D5980F1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7" w:history="1"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_Toc102753357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24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3C94A28D" w14:textId="1A6EB578" w:rsidR="00DC511B" w:rsidRDefault="0030563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8" w:history="1">
            <w:r w:rsidR="00DC511B" w:rsidRPr="00733ADF">
              <w:rPr>
                <w:rStyle w:val="Hyperlink"/>
                <w:noProof/>
                <w:lang w:val="pt-PT"/>
              </w:rPr>
              <w:t xml:space="preserve">Modelo por </w:t>
            </w:r>
            <w:r w:rsidR="00DC511B" w:rsidRPr="00733ADF">
              <w:rPr>
                <w:rStyle w:val="Hyperlink"/>
                <w:i/>
                <w:iCs/>
                <w:noProof/>
                <w:lang w:val="pt-PT"/>
              </w:rPr>
              <w:t>Artificial Neural Networks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_Toc102753358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24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2D2CCF98" w14:textId="40C1D64D" w:rsidR="00DC511B" w:rsidRDefault="0030563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02753359" w:history="1">
            <w:r w:rsidR="00DC511B" w:rsidRPr="00733ADF">
              <w:rPr>
                <w:rStyle w:val="Hyperlink"/>
                <w:noProof/>
                <w:lang w:val="pt-PT"/>
              </w:rPr>
              <w:t>Sugestões e Recomendações</w:t>
            </w:r>
            <w:r w:rsidR="00DC511B">
              <w:rPr>
                <w:noProof/>
                <w:webHidden/>
              </w:rPr>
              <w:tab/>
            </w:r>
            <w:r w:rsidR="00DC511B">
              <w:rPr>
                <w:noProof/>
                <w:webHidden/>
              </w:rPr>
              <w:fldChar w:fldCharType="begin"/>
            </w:r>
            <w:r w:rsidR="00DC511B">
              <w:rPr>
                <w:noProof/>
                <w:webHidden/>
              </w:rPr>
              <w:instrText xml:space="preserve"> PAGEREF _Toc102753359 \h </w:instrText>
            </w:r>
            <w:r w:rsidR="00DC511B">
              <w:rPr>
                <w:noProof/>
                <w:webHidden/>
              </w:rPr>
            </w:r>
            <w:r w:rsidR="00DC511B">
              <w:rPr>
                <w:noProof/>
                <w:webHidden/>
              </w:rPr>
              <w:fldChar w:fldCharType="separate"/>
            </w:r>
            <w:r w:rsidR="00DC511B">
              <w:rPr>
                <w:noProof/>
                <w:webHidden/>
              </w:rPr>
              <w:t>24</w:t>
            </w:r>
            <w:r w:rsidR="00DC511B">
              <w:rPr>
                <w:noProof/>
                <w:webHidden/>
              </w:rPr>
              <w:fldChar w:fldCharType="end"/>
            </w:r>
          </w:hyperlink>
        </w:p>
        <w:p w14:paraId="3A5E5D53" w14:textId="2B24C1ED" w:rsidR="00B76844" w:rsidRDefault="00B76844">
          <w:pPr>
            <w:rPr>
              <w:ins w:id="3" w:author="Samuel de Almeida Simões Lira" w:date="2022-04-27T09:42:00Z"/>
            </w:rPr>
          </w:pPr>
          <w:ins w:id="4" w:author="Samuel de Almeida Simões Lira" w:date="2022-04-27T09:42:00Z">
            <w:r>
              <w:rPr>
                <w:b/>
                <w:bCs/>
                <w:noProof/>
              </w:rPr>
              <w:fldChar w:fldCharType="end"/>
            </w:r>
          </w:ins>
        </w:p>
      </w:sdtContent>
    </w:sdt>
    <w:p w14:paraId="53833B5D" w14:textId="77777777" w:rsidR="00F0250B" w:rsidRPr="00B76844" w:rsidRDefault="00F0250B">
      <w:pPr>
        <w:rPr>
          <w:rFonts w:asciiTheme="majorHAnsi" w:hAnsiTheme="majorHAnsi" w:cstheme="majorHAnsi"/>
          <w:sz w:val="40"/>
          <w:szCs w:val="40"/>
          <w:rPrChange w:id="5" w:author="Samuel de Almeida Simões Lira" w:date="2022-04-27T09:42:00Z">
            <w:rPr>
              <w:rFonts w:asciiTheme="majorHAnsi" w:hAnsiTheme="majorHAnsi" w:cstheme="majorHAnsi"/>
              <w:sz w:val="40"/>
              <w:szCs w:val="40"/>
              <w:lang w:val="pt-PT"/>
            </w:rPr>
          </w:rPrChange>
        </w:rPr>
      </w:pPr>
    </w:p>
    <w:p w14:paraId="7F19D0C6" w14:textId="77777777" w:rsidR="00433E52" w:rsidRPr="005A002E" w:rsidRDefault="00433E52">
      <w:pPr>
        <w:rPr>
          <w:rFonts w:asciiTheme="majorHAnsi" w:hAnsiTheme="majorHAnsi" w:cstheme="majorHAnsi"/>
          <w:sz w:val="40"/>
          <w:szCs w:val="40"/>
        </w:rPr>
      </w:pPr>
    </w:p>
    <w:p w14:paraId="57E08241" w14:textId="77777777" w:rsidR="00433E52" w:rsidRPr="005A002E" w:rsidRDefault="00433E52">
      <w:pPr>
        <w:rPr>
          <w:rFonts w:asciiTheme="majorHAnsi" w:hAnsiTheme="majorHAnsi" w:cstheme="majorHAnsi"/>
          <w:sz w:val="40"/>
          <w:szCs w:val="40"/>
        </w:rPr>
      </w:pPr>
    </w:p>
    <w:p w14:paraId="0B86EF19" w14:textId="77777777" w:rsidR="00433E52" w:rsidRPr="005A002E" w:rsidRDefault="00433E52">
      <w:pPr>
        <w:rPr>
          <w:rFonts w:asciiTheme="majorHAnsi" w:hAnsiTheme="majorHAnsi" w:cstheme="majorHAnsi"/>
          <w:sz w:val="40"/>
          <w:szCs w:val="40"/>
        </w:rPr>
      </w:pPr>
    </w:p>
    <w:p w14:paraId="5EFBDEA5" w14:textId="77777777" w:rsidR="00433E52" w:rsidRPr="005A002E" w:rsidRDefault="00433E52">
      <w:pPr>
        <w:rPr>
          <w:rFonts w:asciiTheme="majorHAnsi" w:hAnsiTheme="majorHAnsi" w:cstheme="majorHAnsi"/>
          <w:sz w:val="40"/>
          <w:szCs w:val="40"/>
        </w:rPr>
      </w:pPr>
    </w:p>
    <w:p w14:paraId="497737A6" w14:textId="77777777" w:rsidR="00433E52" w:rsidRPr="005A002E" w:rsidRDefault="00433E52">
      <w:pPr>
        <w:rPr>
          <w:rFonts w:asciiTheme="majorHAnsi" w:hAnsiTheme="majorHAnsi" w:cstheme="majorHAnsi"/>
          <w:sz w:val="40"/>
          <w:szCs w:val="40"/>
        </w:rPr>
      </w:pPr>
    </w:p>
    <w:p w14:paraId="101A41FB" w14:textId="5263775C" w:rsidR="6038C3A5" w:rsidRDefault="00282027" w:rsidP="006317F4">
      <w:pPr>
        <w:pStyle w:val="Heading1"/>
        <w:rPr>
          <w:lang w:val="pt-PT"/>
        </w:rPr>
      </w:pPr>
      <w:bookmarkStart w:id="6" w:name="_Toc102753335"/>
      <w:r w:rsidRPr="00433E52">
        <w:rPr>
          <w:lang w:val="pt-PT"/>
        </w:rPr>
        <w:t>Introdução</w:t>
      </w:r>
      <w:bookmarkEnd w:id="6"/>
    </w:p>
    <w:p w14:paraId="62E19FD6" w14:textId="03B987E7" w:rsidR="00AE73B0" w:rsidRDefault="1221B9C8" w:rsidP="6038C3A5">
      <w:pPr>
        <w:ind w:firstLine="720"/>
        <w:jc w:val="both"/>
        <w:rPr>
          <w:lang w:val="pt-PT"/>
        </w:rPr>
      </w:pPr>
      <w:r w:rsidRPr="6038C3A5">
        <w:rPr>
          <w:lang w:val="pt-PT"/>
        </w:rPr>
        <w:t>No desenvolvimento deste</w:t>
      </w:r>
      <w:r w:rsidR="00AE73B0" w:rsidRPr="7A80A320">
        <w:rPr>
          <w:lang w:val="pt-PT"/>
        </w:rPr>
        <w:t xml:space="preserve"> projeto o grupo deci</w:t>
      </w:r>
      <w:r w:rsidR="00123BB6" w:rsidRPr="7A80A320">
        <w:rPr>
          <w:lang w:val="pt-PT"/>
        </w:rPr>
        <w:t xml:space="preserve">diu abordar os seguintes paradigmas de </w:t>
      </w:r>
      <w:r w:rsidR="00722D41" w:rsidRPr="7A80A320">
        <w:rPr>
          <w:lang w:val="pt-PT"/>
        </w:rPr>
        <w:t>aprendizagem</w:t>
      </w:r>
      <w:r w:rsidR="007931BC" w:rsidRPr="7A80A320">
        <w:rPr>
          <w:lang w:val="pt-PT"/>
        </w:rPr>
        <w:t xml:space="preserve">, com supervisão e sem supervisão, para cada </w:t>
      </w:r>
      <w:r w:rsidR="26853D47" w:rsidRPr="6038C3A5">
        <w:rPr>
          <w:lang w:val="pt-PT"/>
        </w:rPr>
        <w:t xml:space="preserve">um dos </w:t>
      </w:r>
      <w:proofErr w:type="spellStart"/>
      <w:r w:rsidR="6578CAC7" w:rsidRPr="6038C3A5">
        <w:rPr>
          <w:i/>
          <w:iCs/>
          <w:lang w:val="pt-PT"/>
        </w:rPr>
        <w:t>dataset</w:t>
      </w:r>
      <w:proofErr w:type="spellEnd"/>
      <w:r w:rsidR="6578CAC7" w:rsidRPr="6038C3A5">
        <w:rPr>
          <w:i/>
          <w:iCs/>
          <w:lang w:val="pt-PT"/>
        </w:rPr>
        <w:t xml:space="preserve"> </w:t>
      </w:r>
      <w:r w:rsidR="6578CAC7" w:rsidRPr="6038C3A5">
        <w:rPr>
          <w:lang w:val="pt-PT"/>
        </w:rPr>
        <w:t>escolhidos.</w:t>
      </w:r>
      <w:r w:rsidR="00251DA4" w:rsidRPr="6038C3A5">
        <w:rPr>
          <w:lang w:val="pt-PT"/>
        </w:rPr>
        <w:t xml:space="preserve"> </w:t>
      </w:r>
      <w:r w:rsidR="00251DA4" w:rsidRPr="7A80A320">
        <w:rPr>
          <w:lang w:val="pt-PT"/>
        </w:rPr>
        <w:t>no entanto são utilizadas diferentes técnicas de aprendizagem</w:t>
      </w:r>
      <w:r w:rsidR="008727CA" w:rsidRPr="7A80A320">
        <w:rPr>
          <w:lang w:val="pt-PT"/>
        </w:rPr>
        <w:t xml:space="preserve">, escolhidas a fim de melhor explorar cada </w:t>
      </w:r>
      <w:proofErr w:type="spellStart"/>
      <w:r w:rsidR="008727CA" w:rsidRPr="7A80A320">
        <w:rPr>
          <w:i/>
          <w:iCs/>
          <w:lang w:val="pt-PT"/>
        </w:rPr>
        <w:t>dataset</w:t>
      </w:r>
      <w:proofErr w:type="spellEnd"/>
      <w:r w:rsidR="008727CA" w:rsidRPr="7A80A320">
        <w:rPr>
          <w:lang w:val="pt-PT"/>
        </w:rPr>
        <w:t>.</w:t>
      </w:r>
    </w:p>
    <w:p w14:paraId="78BAE9D8" w14:textId="3B995F56" w:rsidR="6038C3A5" w:rsidRDefault="00A90AFF" w:rsidP="006317F4">
      <w:pPr>
        <w:pStyle w:val="Heading1"/>
        <w:rPr>
          <w:lang w:val="pt-PT"/>
        </w:rPr>
      </w:pPr>
      <w:bookmarkStart w:id="7" w:name="_Toc102753336"/>
      <w:r>
        <w:rPr>
          <w:lang w:val="pt-PT"/>
        </w:rPr>
        <w:t>Metodologia Escolhida</w:t>
      </w:r>
      <w:bookmarkEnd w:id="7"/>
    </w:p>
    <w:p w14:paraId="605F943C" w14:textId="2AFE8DF1" w:rsidR="00A90AFF" w:rsidRPr="000D123A" w:rsidRDefault="6038C3A5" w:rsidP="6038C3A5">
      <w:pPr>
        <w:jc w:val="both"/>
        <w:rPr>
          <w:lang w:val="pt-PT"/>
        </w:rPr>
      </w:pPr>
      <w:r w:rsidRPr="6038C3A5">
        <w:rPr>
          <w:lang w:val="pt-PT"/>
        </w:rPr>
        <w:t>A metodologia escolhida pelo grupo é a CRISP-DM. O grupo decidiu seguir esta metodologia pois</w:t>
      </w:r>
      <w:r w:rsidR="002B288B">
        <w:rPr>
          <w:lang w:val="pt-PT"/>
        </w:rPr>
        <w:t xml:space="preserve"> embora </w:t>
      </w:r>
      <w:r w:rsidR="00544DA0">
        <w:rPr>
          <w:lang w:val="pt-PT"/>
        </w:rPr>
        <w:t xml:space="preserve">esta metodologia seja voltada para desenvolvimento de projetos em concreto, </w:t>
      </w:r>
      <w:r w:rsidR="00FD30BD">
        <w:rPr>
          <w:lang w:val="pt-PT"/>
        </w:rPr>
        <w:t xml:space="preserve">as etapas de </w:t>
      </w:r>
      <w:r w:rsidR="00647805">
        <w:rPr>
          <w:lang w:val="pt-PT"/>
        </w:rPr>
        <w:t>E</w:t>
      </w:r>
      <w:r w:rsidR="00FD30BD">
        <w:rPr>
          <w:lang w:val="pt-PT"/>
        </w:rPr>
        <w:t xml:space="preserve">studo </w:t>
      </w:r>
      <w:r w:rsidR="00647805">
        <w:rPr>
          <w:lang w:val="pt-PT"/>
        </w:rPr>
        <w:t xml:space="preserve">dos Dados, </w:t>
      </w:r>
      <w:r w:rsidR="00990658">
        <w:rPr>
          <w:lang w:val="pt-PT"/>
        </w:rPr>
        <w:t>Preparação dos Dados, Modelação e Aval</w:t>
      </w:r>
      <w:r w:rsidR="0054218B">
        <w:rPr>
          <w:lang w:val="pt-PT"/>
        </w:rPr>
        <w:t xml:space="preserve">iação do Modelo, </w:t>
      </w:r>
      <w:r w:rsidR="003B6A51">
        <w:rPr>
          <w:lang w:val="pt-PT"/>
        </w:rPr>
        <w:t xml:space="preserve">estão dentro do âmbito </w:t>
      </w:r>
      <w:r w:rsidR="00004B5E">
        <w:rPr>
          <w:lang w:val="pt-PT"/>
        </w:rPr>
        <w:t>desta cadeira e serão as etapas abordadas neste relatório.</w:t>
      </w:r>
    </w:p>
    <w:p w14:paraId="7C54F280" w14:textId="77777777" w:rsidR="006E5E4C" w:rsidRPr="006E5E4C" w:rsidRDefault="006E5E4C" w:rsidP="006E5E4C">
      <w:pPr>
        <w:rPr>
          <w:lang w:val="pt-PT"/>
        </w:rPr>
      </w:pPr>
    </w:p>
    <w:p w14:paraId="35C26604" w14:textId="0BF596AA" w:rsidR="4B6C0AAE" w:rsidRDefault="2C0696E1" w:rsidP="621C0F9E">
      <w:pPr>
        <w:pStyle w:val="Heading1"/>
        <w:rPr>
          <w:lang w:val="pt-PT"/>
        </w:rPr>
      </w:pPr>
      <w:bookmarkStart w:id="8" w:name="_Toc102753337"/>
      <w:r w:rsidRPr="4B6C0AAE">
        <w:rPr>
          <w:lang w:val="pt-PT"/>
        </w:rPr>
        <w:t>MADRID CLIMATE</w:t>
      </w:r>
      <w:bookmarkEnd w:id="8"/>
      <w:r w:rsidRPr="4B6C0AAE">
        <w:rPr>
          <w:lang w:val="pt-PT"/>
        </w:rPr>
        <w:t xml:space="preserve"> </w:t>
      </w:r>
    </w:p>
    <w:p w14:paraId="5D30BC41" w14:textId="78A4D82C" w:rsidR="621C0F9E" w:rsidRDefault="621C0F9E" w:rsidP="621C0F9E">
      <w:pPr>
        <w:rPr>
          <w:lang w:val="pt-PT"/>
        </w:rPr>
      </w:pPr>
    </w:p>
    <w:p w14:paraId="5EFD5B64" w14:textId="1D7A33E4" w:rsidR="0E6D91F6" w:rsidRDefault="7CB3B044" w:rsidP="6038C3A5">
      <w:pPr>
        <w:ind w:firstLine="720"/>
        <w:jc w:val="both"/>
        <w:rPr>
          <w:i/>
          <w:lang w:val="pt-PT"/>
        </w:rPr>
      </w:pPr>
      <w:r w:rsidRPr="7CB3B044">
        <w:rPr>
          <w:lang w:val="pt-PT"/>
        </w:rPr>
        <w:t xml:space="preserve">Este </w:t>
      </w:r>
      <w:proofErr w:type="spellStart"/>
      <w:r w:rsidRPr="621AD616">
        <w:rPr>
          <w:i/>
          <w:lang w:val="pt-PT"/>
        </w:rPr>
        <w:t>dataset</w:t>
      </w:r>
      <w:proofErr w:type="spellEnd"/>
      <w:r w:rsidRPr="7CB3B044">
        <w:rPr>
          <w:lang w:val="pt-PT"/>
        </w:rPr>
        <w:t xml:space="preserve"> corresponde a recolha de dados </w:t>
      </w:r>
      <w:r w:rsidR="621AD616" w:rsidRPr="621AD616">
        <w:rPr>
          <w:lang w:val="pt-PT"/>
        </w:rPr>
        <w:t xml:space="preserve">relacionados ao clima, </w:t>
      </w:r>
      <w:r w:rsidRPr="7CB3B044">
        <w:rPr>
          <w:lang w:val="pt-PT"/>
        </w:rPr>
        <w:t xml:space="preserve">observados </w:t>
      </w:r>
      <w:r w:rsidR="621AD616" w:rsidRPr="621AD616">
        <w:rPr>
          <w:lang w:val="pt-PT"/>
        </w:rPr>
        <w:t xml:space="preserve">na cidade de Madrid dentre o período de </w:t>
      </w:r>
      <w:r w:rsidR="4AF0E977" w:rsidRPr="621AD616">
        <w:rPr>
          <w:lang w:val="pt-PT"/>
        </w:rPr>
        <w:t xml:space="preserve">01/07/2008 e 20/04/2019. Esta amostra contém o total de 3946 linhas. Nos próximos capítulos, iremos indicar os passos de desenvolvimento de modelos de </w:t>
      </w:r>
      <w:proofErr w:type="spellStart"/>
      <w:r w:rsidR="761015C8" w:rsidRPr="6038C3A5">
        <w:rPr>
          <w:i/>
          <w:iCs/>
          <w:lang w:val="pt-PT"/>
        </w:rPr>
        <w:t>machinelearning</w:t>
      </w:r>
      <w:proofErr w:type="spellEnd"/>
      <w:r w:rsidR="4AF0E977" w:rsidRPr="621AD616">
        <w:rPr>
          <w:i/>
          <w:iCs/>
          <w:lang w:val="pt-PT"/>
        </w:rPr>
        <w:t xml:space="preserve"> </w:t>
      </w:r>
      <w:r w:rsidR="4AF0E977" w:rsidRPr="621AD616">
        <w:rPr>
          <w:lang w:val="pt-PT"/>
        </w:rPr>
        <w:t xml:space="preserve">aplicados ao </w:t>
      </w:r>
      <w:proofErr w:type="spellStart"/>
      <w:r w:rsidR="4AF0E977" w:rsidRPr="621AD616">
        <w:rPr>
          <w:lang w:val="pt-PT"/>
        </w:rPr>
        <w:t>d</w:t>
      </w:r>
      <w:r w:rsidR="4AF0E977" w:rsidRPr="621AD616">
        <w:rPr>
          <w:i/>
          <w:iCs/>
          <w:lang w:val="pt-PT"/>
        </w:rPr>
        <w:t>ataset</w:t>
      </w:r>
      <w:proofErr w:type="spellEnd"/>
      <w:r w:rsidR="4AF0E977" w:rsidRPr="621AD616">
        <w:rPr>
          <w:i/>
          <w:iCs/>
          <w:lang w:val="pt-PT"/>
        </w:rPr>
        <w:t xml:space="preserve"> </w:t>
      </w:r>
      <w:r w:rsidRPr="7CB3B044">
        <w:rPr>
          <w:lang w:val="pt-PT"/>
        </w:rPr>
        <w:t xml:space="preserve">em </w:t>
      </w:r>
      <w:r w:rsidR="4AF0E977" w:rsidRPr="621AD616">
        <w:rPr>
          <w:lang w:val="pt-PT"/>
        </w:rPr>
        <w:t xml:space="preserve">questão, seguindo a metodologia </w:t>
      </w:r>
      <w:r w:rsidR="761015C8" w:rsidRPr="6038C3A5">
        <w:rPr>
          <w:lang w:val="pt-PT"/>
        </w:rPr>
        <w:t>mencionada anteriormente</w:t>
      </w:r>
      <w:r w:rsidR="4AF0E977" w:rsidRPr="621AD616">
        <w:rPr>
          <w:lang w:val="pt-PT"/>
        </w:rPr>
        <w:t>.</w:t>
      </w:r>
    </w:p>
    <w:p w14:paraId="14AD2AEC" w14:textId="25B27A5E" w:rsidR="621AD616" w:rsidRDefault="621AD616" w:rsidP="621AD616">
      <w:pPr>
        <w:ind w:firstLine="720"/>
        <w:rPr>
          <w:lang w:val="pt-PT"/>
        </w:rPr>
      </w:pPr>
    </w:p>
    <w:p w14:paraId="15A8DCAA" w14:textId="4ECC0CC8" w:rsidR="116C893F" w:rsidRDefault="116C893F" w:rsidP="621AD616">
      <w:pPr>
        <w:pStyle w:val="Heading2"/>
        <w:rPr>
          <w:lang w:val="pt-PT"/>
        </w:rPr>
      </w:pPr>
      <w:bookmarkStart w:id="9" w:name="_Toc102753338"/>
      <w:r w:rsidRPr="621AD616">
        <w:rPr>
          <w:lang w:val="pt-PT"/>
        </w:rPr>
        <w:t xml:space="preserve">Estudo dos </w:t>
      </w:r>
      <w:r w:rsidR="00647805">
        <w:rPr>
          <w:lang w:val="pt-PT"/>
        </w:rPr>
        <w:t>D</w:t>
      </w:r>
      <w:r w:rsidRPr="621AD616">
        <w:rPr>
          <w:lang w:val="pt-PT"/>
        </w:rPr>
        <w:t>ados</w:t>
      </w:r>
      <w:bookmarkEnd w:id="9"/>
    </w:p>
    <w:p w14:paraId="4E7CABF2" w14:textId="601437ED" w:rsidR="621AD616" w:rsidRDefault="621AD616" w:rsidP="621AD616">
      <w:pPr>
        <w:ind w:firstLine="720"/>
        <w:rPr>
          <w:lang w:val="pt-PT"/>
        </w:rPr>
      </w:pPr>
    </w:p>
    <w:p w14:paraId="6A4BD067" w14:textId="3CC4FD88" w:rsidR="621AD616" w:rsidRDefault="6038C3A5" w:rsidP="6038C3A5">
      <w:pPr>
        <w:ind w:firstLine="720"/>
        <w:jc w:val="both"/>
        <w:rPr>
          <w:lang w:val="pt-PT"/>
        </w:rPr>
      </w:pPr>
      <w:r w:rsidRPr="6038C3A5">
        <w:rPr>
          <w:lang w:val="pt-PT"/>
        </w:rPr>
        <w:t xml:space="preserve">No caso deste </w:t>
      </w:r>
      <w:proofErr w:type="spellStart"/>
      <w:r w:rsidRPr="6038C3A5">
        <w:rPr>
          <w:i/>
          <w:iCs/>
          <w:lang w:val="pt-PT"/>
        </w:rPr>
        <w:t>dataset</w:t>
      </w:r>
      <w:proofErr w:type="spellEnd"/>
      <w:r w:rsidRPr="6038C3A5">
        <w:rPr>
          <w:lang w:val="pt-PT"/>
        </w:rPr>
        <w:t xml:space="preserve"> o repositório que o continha, não tinha nenhum problema associado ao mesmo. Por essa razão o grupo decidiu analisar os dados e estudar o comportamento dos mesmos com o intuito de criar um problema para de seguida fazer o modelo que </w:t>
      </w:r>
      <w:proofErr w:type="gramStart"/>
      <w:r w:rsidRPr="6038C3A5">
        <w:rPr>
          <w:lang w:val="pt-PT"/>
        </w:rPr>
        <w:t>soluciona-se</w:t>
      </w:r>
      <w:proofErr w:type="gramEnd"/>
      <w:r w:rsidRPr="6038C3A5">
        <w:rPr>
          <w:lang w:val="pt-PT"/>
        </w:rPr>
        <w:t xml:space="preserve"> o mesmo.</w:t>
      </w:r>
    </w:p>
    <w:p w14:paraId="561471E2" w14:textId="4559FE5F" w:rsidR="621AD616" w:rsidRDefault="66D897D4" w:rsidP="6038C3A5">
      <w:pPr>
        <w:ind w:firstLine="720"/>
        <w:jc w:val="both"/>
        <w:rPr>
          <w:i/>
          <w:iCs/>
          <w:lang w:val="pt-PT"/>
        </w:rPr>
      </w:pPr>
      <w:r w:rsidRPr="6038C3A5">
        <w:rPr>
          <w:lang w:val="pt-PT"/>
        </w:rPr>
        <w:t xml:space="preserve">Para atingir esse objetivo </w:t>
      </w:r>
      <w:r w:rsidR="6038C3A5" w:rsidRPr="6038C3A5">
        <w:rPr>
          <w:lang w:val="pt-PT"/>
        </w:rPr>
        <w:t>primeiramente</w:t>
      </w:r>
      <w:r w:rsidR="621AD616" w:rsidRPr="621AD616">
        <w:rPr>
          <w:lang w:val="pt-PT"/>
        </w:rPr>
        <w:t xml:space="preserve"> foi observado quais </w:t>
      </w:r>
      <w:r w:rsidRPr="6038C3A5">
        <w:rPr>
          <w:lang w:val="pt-PT"/>
        </w:rPr>
        <w:t xml:space="preserve">são as </w:t>
      </w:r>
      <w:r w:rsidR="621AD616" w:rsidRPr="621AD616">
        <w:rPr>
          <w:lang w:val="pt-PT"/>
        </w:rPr>
        <w:t xml:space="preserve">variáveis </w:t>
      </w:r>
      <w:r w:rsidRPr="6038C3A5">
        <w:rPr>
          <w:lang w:val="pt-PT"/>
        </w:rPr>
        <w:t>existentes na</w:t>
      </w:r>
      <w:r w:rsidR="621AD616" w:rsidRPr="621AD616">
        <w:rPr>
          <w:lang w:val="pt-PT"/>
        </w:rPr>
        <w:t xml:space="preserve"> amostra, demonstradas nas seguintes imagens e explicadas a seguir:</w:t>
      </w:r>
    </w:p>
    <w:p w14:paraId="0F74510A" w14:textId="585BD001" w:rsidR="621AD616" w:rsidRDefault="621AD616" w:rsidP="621AD616">
      <w:pPr>
        <w:ind w:firstLine="720"/>
      </w:pPr>
      <w:r w:rsidRPr="621AD616">
        <w:rPr>
          <w:lang w:val="pt-PT"/>
        </w:rPr>
        <w:t xml:space="preserve">  </w:t>
      </w:r>
      <w:r>
        <w:rPr>
          <w:noProof/>
        </w:rPr>
        <w:drawing>
          <wp:inline distT="0" distB="0" distL="0" distR="0" wp14:anchorId="3E1489FD" wp14:editId="796A2CC8">
            <wp:extent cx="5524500" cy="276225"/>
            <wp:effectExtent l="0" t="0" r="0" b="0"/>
            <wp:docPr id="2108506182" name="Picture 2108506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EE47" w14:textId="51D70E51" w:rsidR="621AD616" w:rsidRDefault="621AD616" w:rsidP="621AD616">
      <w:r>
        <w:rPr>
          <w:noProof/>
        </w:rPr>
        <w:drawing>
          <wp:inline distT="0" distB="0" distL="0" distR="0" wp14:anchorId="3E91566D" wp14:editId="7780FF2F">
            <wp:extent cx="5391150" cy="26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4EC9" w14:textId="77777777" w:rsidR="4AF0E977" w:rsidRDefault="4AF0E977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621AD616">
        <w:rPr>
          <w:lang w:val="pt-PT"/>
        </w:rPr>
        <w:t>date_</w:t>
      </w:r>
      <w:proofErr w:type="gramStart"/>
      <w:r w:rsidRPr="621AD616">
        <w:rPr>
          <w:lang w:val="pt-PT"/>
        </w:rPr>
        <w:t>time</w:t>
      </w:r>
      <w:proofErr w:type="spellEnd"/>
      <w:r w:rsidRPr="621AD616">
        <w:rPr>
          <w:lang w:val="pt-PT"/>
        </w:rPr>
        <w:t xml:space="preserve"> :</w:t>
      </w:r>
      <w:proofErr w:type="gramEnd"/>
      <w:r w:rsidRPr="621AD616">
        <w:rPr>
          <w:lang w:val="pt-PT"/>
        </w:rPr>
        <w:t xml:space="preserve"> representa a data exata que foi coletado os dados</w:t>
      </w:r>
    </w:p>
    <w:p w14:paraId="7A57CBB5" w14:textId="77777777" w:rsidR="4AF0E977" w:rsidRDefault="4AF0E977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621AD616">
        <w:rPr>
          <w:lang w:val="pt-PT"/>
        </w:rPr>
        <w:t>TotalSnow_cm</w:t>
      </w:r>
      <w:proofErr w:type="spellEnd"/>
      <w:r w:rsidRPr="621AD616">
        <w:rPr>
          <w:lang w:val="pt-PT"/>
        </w:rPr>
        <w:t xml:space="preserve">: total de neve no dia </w:t>
      </w:r>
    </w:p>
    <w:p w14:paraId="589DAC0D" w14:textId="77777777" w:rsidR="4AF0E977" w:rsidRDefault="4AF0E977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621AD616">
        <w:rPr>
          <w:lang w:val="pt-PT"/>
        </w:rPr>
        <w:t>MintempC</w:t>
      </w:r>
      <w:proofErr w:type="spellEnd"/>
      <w:r w:rsidRPr="621AD616">
        <w:rPr>
          <w:lang w:val="pt-PT"/>
        </w:rPr>
        <w:t>: mínimo de temperatura coletada o dia</w:t>
      </w:r>
    </w:p>
    <w:p w14:paraId="069E7861" w14:textId="77777777" w:rsidR="4AF0E977" w:rsidRDefault="4AF0E977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621AD616">
        <w:rPr>
          <w:lang w:val="pt-PT"/>
        </w:rPr>
        <w:t>MaxtempC</w:t>
      </w:r>
      <w:proofErr w:type="spellEnd"/>
      <w:r w:rsidRPr="621AD616">
        <w:rPr>
          <w:lang w:val="pt-PT"/>
        </w:rPr>
        <w:t>: máximo de temperatura coletada no dia</w:t>
      </w:r>
    </w:p>
    <w:p w14:paraId="4A631A6B" w14:textId="77777777" w:rsidR="4AF0E977" w:rsidRDefault="4AF0E977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621AD616">
        <w:rPr>
          <w:lang w:val="pt-PT"/>
        </w:rPr>
        <w:t>FeelslikeC</w:t>
      </w:r>
      <w:proofErr w:type="spellEnd"/>
      <w:r w:rsidRPr="621AD616">
        <w:rPr>
          <w:lang w:val="pt-PT"/>
        </w:rPr>
        <w:t>: temperatura ambiente</w:t>
      </w:r>
    </w:p>
    <w:p w14:paraId="023B54E1" w14:textId="77777777" w:rsidR="4AF0E977" w:rsidRDefault="4AF0E977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621AD616">
        <w:rPr>
          <w:lang w:val="pt-PT"/>
        </w:rPr>
        <w:t>Humidity</w:t>
      </w:r>
      <w:proofErr w:type="spellEnd"/>
      <w:r w:rsidRPr="621AD616">
        <w:rPr>
          <w:lang w:val="pt-PT"/>
        </w:rPr>
        <w:t>: humidade registada no dia</w:t>
      </w:r>
    </w:p>
    <w:p w14:paraId="67FB2D67" w14:textId="77777777" w:rsidR="4AF0E977" w:rsidRDefault="4AF0E977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621AD616">
        <w:rPr>
          <w:lang w:val="pt-PT"/>
        </w:rPr>
        <w:t>PrecipMM</w:t>
      </w:r>
      <w:proofErr w:type="spellEnd"/>
      <w:r w:rsidRPr="621AD616">
        <w:rPr>
          <w:lang w:val="pt-PT"/>
        </w:rPr>
        <w:t xml:space="preserve">: </w:t>
      </w:r>
      <w:proofErr w:type="spellStart"/>
      <w:r w:rsidRPr="621AD616">
        <w:rPr>
          <w:lang w:val="pt-PT"/>
        </w:rPr>
        <w:t>preciptação</w:t>
      </w:r>
      <w:proofErr w:type="spellEnd"/>
      <w:r w:rsidRPr="621AD616">
        <w:rPr>
          <w:lang w:val="pt-PT"/>
        </w:rPr>
        <w:t xml:space="preserve"> de chuva no dia</w:t>
      </w:r>
    </w:p>
    <w:p w14:paraId="61B5C87D" w14:textId="5C7EFBAD" w:rsidR="621AD616" w:rsidRDefault="621AD616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621AD616">
        <w:rPr>
          <w:lang w:val="pt-PT"/>
        </w:rPr>
        <w:t>Moon_ilumination</w:t>
      </w:r>
      <w:proofErr w:type="spellEnd"/>
      <w:r w:rsidRPr="621AD616">
        <w:rPr>
          <w:lang w:val="pt-PT"/>
        </w:rPr>
        <w:t>: Índice de iluminação da lua</w:t>
      </w:r>
    </w:p>
    <w:p w14:paraId="6BA731FF" w14:textId="15776A72" w:rsidR="621AD616" w:rsidRDefault="71452473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71452473">
        <w:rPr>
          <w:lang w:val="pt-PT"/>
        </w:rPr>
        <w:lastRenderedPageBreak/>
        <w:t>DewPointC</w:t>
      </w:r>
      <w:proofErr w:type="spellEnd"/>
      <w:r w:rsidRPr="71452473">
        <w:rPr>
          <w:lang w:val="pt-PT"/>
        </w:rPr>
        <w:t>: Corresponde aos Pontos Orvalho, que é a temperatura no qual o vapor de água no ar passa ao estado líquido</w:t>
      </w:r>
    </w:p>
    <w:p w14:paraId="08859504" w14:textId="631CA96C" w:rsidR="44F3A21C" w:rsidRDefault="71452473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71452473">
        <w:rPr>
          <w:lang w:val="pt-PT"/>
        </w:rPr>
        <w:t>HeatIndexC</w:t>
      </w:r>
      <w:proofErr w:type="spellEnd"/>
      <w:r w:rsidRPr="71452473">
        <w:rPr>
          <w:lang w:val="pt-PT"/>
        </w:rPr>
        <w:t xml:space="preserve">: Índice de calor, uma medida importante para </w:t>
      </w:r>
      <w:r w:rsidR="44F3A21C" w:rsidRPr="44F3A21C">
        <w:rPr>
          <w:lang w:val="pt-PT"/>
        </w:rPr>
        <w:t>identificar o calor sentido no dia</w:t>
      </w:r>
    </w:p>
    <w:p w14:paraId="3E1576B2" w14:textId="5AFB27D1" w:rsidR="44F3A21C" w:rsidRDefault="44F3A21C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44F3A21C">
        <w:rPr>
          <w:lang w:val="pt-PT"/>
        </w:rPr>
        <w:t>WindChillC</w:t>
      </w:r>
      <w:proofErr w:type="spellEnd"/>
      <w:r w:rsidRPr="44F3A21C">
        <w:rPr>
          <w:lang w:val="pt-PT"/>
        </w:rPr>
        <w:t>: Temperatura sentida de acordo com o vento</w:t>
      </w:r>
    </w:p>
    <w:p w14:paraId="3418F4FE" w14:textId="216EB77C" w:rsidR="71452473" w:rsidRDefault="55FD88D9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17CF72B5">
        <w:rPr>
          <w:lang w:val="pt-PT"/>
        </w:rPr>
        <w:t>CloudCover</w:t>
      </w:r>
      <w:proofErr w:type="spellEnd"/>
      <w:r w:rsidRPr="17CF72B5">
        <w:rPr>
          <w:lang w:val="pt-PT"/>
        </w:rPr>
        <w:t xml:space="preserve">: </w:t>
      </w:r>
      <w:proofErr w:type="spellStart"/>
      <w:r w:rsidR="17CF72B5" w:rsidRPr="17CF72B5">
        <w:rPr>
          <w:lang w:val="pt-PT"/>
        </w:rPr>
        <w:t>Indice</w:t>
      </w:r>
      <w:proofErr w:type="spellEnd"/>
      <w:r w:rsidR="17CF72B5" w:rsidRPr="17CF72B5">
        <w:rPr>
          <w:lang w:val="pt-PT"/>
        </w:rPr>
        <w:t xml:space="preserve"> de cobertura no céu que as nuvens</w:t>
      </w:r>
      <w:r w:rsidR="44F3A21C" w:rsidRPr="17CF72B5">
        <w:rPr>
          <w:lang w:val="pt-PT"/>
        </w:rPr>
        <w:t xml:space="preserve"> tiveram</w:t>
      </w:r>
    </w:p>
    <w:p w14:paraId="09275849" w14:textId="645EB3E5" w:rsidR="17CF72B5" w:rsidRDefault="17CF72B5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17CF72B5">
        <w:rPr>
          <w:lang w:val="pt-PT"/>
        </w:rPr>
        <w:t>Pressure</w:t>
      </w:r>
      <w:proofErr w:type="spellEnd"/>
      <w:r w:rsidRPr="17CF72B5">
        <w:rPr>
          <w:lang w:val="pt-PT"/>
        </w:rPr>
        <w:t xml:space="preserve">: </w:t>
      </w:r>
      <w:r w:rsidRPr="124C069E">
        <w:rPr>
          <w:lang w:val="pt-PT"/>
        </w:rPr>
        <w:t>P</w:t>
      </w:r>
      <w:r w:rsidR="124C069E" w:rsidRPr="124C069E">
        <w:rPr>
          <w:lang w:val="pt-PT"/>
        </w:rPr>
        <w:t>ressão do ar</w:t>
      </w:r>
    </w:p>
    <w:p w14:paraId="71740220" w14:textId="645EB3E5" w:rsidR="124C069E" w:rsidRDefault="124C069E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124C069E">
        <w:rPr>
          <w:lang w:val="pt-PT"/>
        </w:rPr>
        <w:t>TempC</w:t>
      </w:r>
      <w:proofErr w:type="spellEnd"/>
      <w:r w:rsidRPr="124C069E">
        <w:rPr>
          <w:lang w:val="pt-PT"/>
        </w:rPr>
        <w:t>: temperatura registada no dia</w:t>
      </w:r>
    </w:p>
    <w:p w14:paraId="2DF7570B" w14:textId="62DC0BE1" w:rsidR="124C069E" w:rsidRDefault="124C069E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2CE3A744">
        <w:rPr>
          <w:lang w:val="pt-PT"/>
        </w:rPr>
        <w:t>Visibili</w:t>
      </w:r>
      <w:r w:rsidR="2CE3A744" w:rsidRPr="2CE3A744">
        <w:rPr>
          <w:lang w:val="pt-PT"/>
        </w:rPr>
        <w:t>ty</w:t>
      </w:r>
      <w:proofErr w:type="spellEnd"/>
      <w:r w:rsidR="2CE3A744" w:rsidRPr="2CE3A744">
        <w:rPr>
          <w:lang w:val="pt-PT"/>
        </w:rPr>
        <w:t xml:space="preserve">: Índice de visibilidade </w:t>
      </w:r>
      <w:r w:rsidR="4DEA896E" w:rsidRPr="2C3EDBEF">
        <w:rPr>
          <w:lang w:val="pt-PT"/>
        </w:rPr>
        <w:t>do ambiente</w:t>
      </w:r>
    </w:p>
    <w:p w14:paraId="106FBB60" w14:textId="3D968ACA" w:rsidR="2C3EDBEF" w:rsidRDefault="59DD3709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proofErr w:type="gramStart"/>
      <w:r w:rsidRPr="59DD3709">
        <w:rPr>
          <w:lang w:val="pt-PT"/>
        </w:rPr>
        <w:t>WindspeedKmph</w:t>
      </w:r>
      <w:proofErr w:type="spellEnd"/>
      <w:r w:rsidRPr="59DD3709">
        <w:rPr>
          <w:lang w:val="pt-PT"/>
        </w:rPr>
        <w:t xml:space="preserve"> :</w:t>
      </w:r>
      <w:proofErr w:type="gramEnd"/>
      <w:r w:rsidRPr="59DD3709">
        <w:rPr>
          <w:lang w:val="pt-PT"/>
        </w:rPr>
        <w:t xml:space="preserve"> velocidade do vento em km/h</w:t>
      </w:r>
    </w:p>
    <w:p w14:paraId="14BCCB6A" w14:textId="365E8B30" w:rsidR="4886D7F4" w:rsidRDefault="4886D7F4" w:rsidP="6038C3A5">
      <w:pPr>
        <w:pStyle w:val="ListParagraph"/>
        <w:numPr>
          <w:ilvl w:val="0"/>
          <w:numId w:val="2"/>
        </w:numPr>
        <w:jc w:val="both"/>
        <w:rPr>
          <w:lang w:val="pt-PT"/>
        </w:rPr>
      </w:pPr>
      <w:proofErr w:type="spellStart"/>
      <w:r w:rsidRPr="4886D7F4">
        <w:rPr>
          <w:lang w:val="pt-PT"/>
        </w:rPr>
        <w:t>UvIndex</w:t>
      </w:r>
      <w:proofErr w:type="spellEnd"/>
      <w:r w:rsidRPr="4886D7F4">
        <w:rPr>
          <w:lang w:val="pt-PT"/>
        </w:rPr>
        <w:t xml:space="preserve">: </w:t>
      </w:r>
      <w:proofErr w:type="spellStart"/>
      <w:r w:rsidRPr="4886D7F4">
        <w:rPr>
          <w:lang w:val="pt-PT"/>
        </w:rPr>
        <w:t>indice</w:t>
      </w:r>
      <w:proofErr w:type="spellEnd"/>
      <w:r w:rsidRPr="4886D7F4">
        <w:rPr>
          <w:lang w:val="pt-PT"/>
        </w:rPr>
        <w:t xml:space="preserve"> dos raios ultravioleta</w:t>
      </w:r>
    </w:p>
    <w:p w14:paraId="508F691E" w14:textId="6299C8BA" w:rsidR="59DD3709" w:rsidRDefault="59DD3709" w:rsidP="59DD3709">
      <w:pPr>
        <w:rPr>
          <w:lang w:val="pt-PT"/>
        </w:rPr>
      </w:pPr>
    </w:p>
    <w:p w14:paraId="52F3304E" w14:textId="3BBD81E9" w:rsidR="621AD616" w:rsidRDefault="59DD3709" w:rsidP="6038C3A5">
      <w:pPr>
        <w:ind w:firstLine="720"/>
        <w:jc w:val="both"/>
        <w:rPr>
          <w:lang w:val="pt-PT"/>
        </w:rPr>
      </w:pPr>
      <w:r w:rsidRPr="59DD3709">
        <w:rPr>
          <w:lang w:val="pt-PT"/>
        </w:rPr>
        <w:t xml:space="preserve">Após verificar </w:t>
      </w:r>
      <w:r w:rsidR="2D347F61" w:rsidRPr="6038C3A5">
        <w:rPr>
          <w:lang w:val="pt-PT"/>
        </w:rPr>
        <w:t>as</w:t>
      </w:r>
      <w:r w:rsidRPr="59DD3709">
        <w:rPr>
          <w:lang w:val="pt-PT"/>
        </w:rPr>
        <w:t xml:space="preserve"> variáveis</w:t>
      </w:r>
      <w:r w:rsidR="2D347F61" w:rsidRPr="6038C3A5">
        <w:rPr>
          <w:lang w:val="pt-PT"/>
        </w:rPr>
        <w:t xml:space="preserve"> que</w:t>
      </w:r>
      <w:r w:rsidRPr="59DD3709">
        <w:rPr>
          <w:lang w:val="pt-PT"/>
        </w:rPr>
        <w:t xml:space="preserve"> o </w:t>
      </w:r>
      <w:proofErr w:type="spellStart"/>
      <w:r w:rsidRPr="59DD3709">
        <w:rPr>
          <w:lang w:val="pt-PT"/>
        </w:rPr>
        <w:t>dataset</w:t>
      </w:r>
      <w:proofErr w:type="spellEnd"/>
      <w:r w:rsidRPr="59DD3709">
        <w:rPr>
          <w:lang w:val="pt-PT"/>
        </w:rPr>
        <w:t xml:space="preserve"> possui, foi verificado também </w:t>
      </w:r>
      <w:r w:rsidR="2D347F61" w:rsidRPr="6038C3A5">
        <w:rPr>
          <w:lang w:val="pt-PT"/>
        </w:rPr>
        <w:t xml:space="preserve">qual é o </w:t>
      </w:r>
      <w:r w:rsidRPr="59DD3709">
        <w:rPr>
          <w:lang w:val="pt-PT"/>
        </w:rPr>
        <w:t xml:space="preserve">seu comportamento. </w:t>
      </w:r>
      <w:r w:rsidR="694B4D65" w:rsidRPr="694B4D65">
        <w:rPr>
          <w:lang w:val="pt-PT"/>
        </w:rPr>
        <w:t xml:space="preserve">Para este fim, foi utilizado </w:t>
      </w:r>
      <w:r w:rsidR="55F59B53" w:rsidRPr="55F59B53">
        <w:rPr>
          <w:lang w:val="pt-PT"/>
        </w:rPr>
        <w:t xml:space="preserve">o nodo </w:t>
      </w:r>
      <w:r w:rsidR="5CC46F11" w:rsidRPr="6038C3A5">
        <w:rPr>
          <w:lang w:val="pt-PT"/>
        </w:rPr>
        <w:t>“</w:t>
      </w:r>
      <w:proofErr w:type="spellStart"/>
      <w:r w:rsidR="55F59B53" w:rsidRPr="071A8ECE">
        <w:rPr>
          <w:i/>
          <w:iCs/>
          <w:lang w:val="pt-PT"/>
        </w:rPr>
        <w:t>Rank</w:t>
      </w:r>
      <w:proofErr w:type="spellEnd"/>
      <w:r w:rsidR="55F59B53" w:rsidRPr="071A8ECE">
        <w:rPr>
          <w:lang w:val="pt-PT"/>
        </w:rPr>
        <w:t xml:space="preserve"> </w:t>
      </w:r>
      <w:proofErr w:type="spellStart"/>
      <w:r w:rsidR="55F59B53" w:rsidRPr="071A8ECE">
        <w:rPr>
          <w:i/>
          <w:iCs/>
          <w:lang w:val="pt-PT"/>
        </w:rPr>
        <w:t>Correlation</w:t>
      </w:r>
      <w:proofErr w:type="spellEnd"/>
      <w:r w:rsidR="5CC46F11" w:rsidRPr="6038C3A5">
        <w:rPr>
          <w:i/>
          <w:iCs/>
          <w:lang w:val="pt-PT"/>
        </w:rPr>
        <w:t>”</w:t>
      </w:r>
      <w:r w:rsidR="55F59B53" w:rsidRPr="21B22F74">
        <w:rPr>
          <w:i/>
          <w:iCs/>
          <w:lang w:val="pt-PT"/>
        </w:rPr>
        <w:t xml:space="preserve"> </w:t>
      </w:r>
      <w:r w:rsidR="55F59B53" w:rsidRPr="21B22F74">
        <w:rPr>
          <w:lang w:val="pt-PT"/>
        </w:rPr>
        <w:t>para verificação do relacionamento entre as variáveis</w:t>
      </w:r>
      <w:r w:rsidR="55F59B53" w:rsidRPr="7C7FE994">
        <w:rPr>
          <w:lang w:val="pt-PT"/>
        </w:rPr>
        <w:t xml:space="preserve">, e também o nodo </w:t>
      </w:r>
      <w:r w:rsidR="5CC46F11" w:rsidRPr="6038C3A5">
        <w:rPr>
          <w:lang w:val="pt-PT"/>
        </w:rPr>
        <w:t>“</w:t>
      </w:r>
      <w:proofErr w:type="spellStart"/>
      <w:r w:rsidR="6A6DEFBA" w:rsidRPr="6AB85FF2">
        <w:rPr>
          <w:i/>
          <w:iCs/>
          <w:lang w:val="pt-PT"/>
        </w:rPr>
        <w:t>Statistics</w:t>
      </w:r>
      <w:proofErr w:type="spellEnd"/>
      <w:r w:rsidR="41618BA4" w:rsidRPr="6038C3A5">
        <w:rPr>
          <w:i/>
          <w:iCs/>
          <w:lang w:val="pt-PT"/>
        </w:rPr>
        <w:t>”</w:t>
      </w:r>
      <w:r w:rsidR="6A6DEFBA" w:rsidRPr="30DC7DD1">
        <w:rPr>
          <w:i/>
          <w:iCs/>
          <w:lang w:val="pt-PT"/>
        </w:rPr>
        <w:t xml:space="preserve"> </w:t>
      </w:r>
      <w:r w:rsidR="6A6DEFBA" w:rsidRPr="125D4175">
        <w:rPr>
          <w:lang w:val="pt-PT"/>
        </w:rPr>
        <w:t xml:space="preserve">com o objetivo de verificar as estatísticas </w:t>
      </w:r>
      <w:r w:rsidR="41618BA4" w:rsidRPr="6038C3A5">
        <w:rPr>
          <w:lang w:val="pt-PT"/>
        </w:rPr>
        <w:t>das mesmas</w:t>
      </w:r>
      <w:r w:rsidR="6A6DEFBA" w:rsidRPr="125D4175">
        <w:rPr>
          <w:lang w:val="pt-PT"/>
        </w:rPr>
        <w:t>.</w:t>
      </w:r>
    </w:p>
    <w:p w14:paraId="5E06CAFC" w14:textId="646FEEBC" w:rsidR="125D4175" w:rsidRDefault="2E90B27C" w:rsidP="7FD0B2B3">
      <w:pPr>
        <w:ind w:left="1440"/>
        <w:jc w:val="both"/>
      </w:pPr>
      <w:r>
        <w:rPr>
          <w:noProof/>
        </w:rPr>
        <w:drawing>
          <wp:inline distT="0" distB="0" distL="0" distR="0" wp14:anchorId="47DD7D9E" wp14:editId="7FD0B2B3">
            <wp:extent cx="3842402" cy="3240000"/>
            <wp:effectExtent l="0" t="0" r="0" b="0"/>
            <wp:docPr id="961800346" name="Picture 96180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8003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40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A799" w14:textId="2144B769" w:rsidR="7FD0B2B3" w:rsidRDefault="7FD7704E" w:rsidP="7FD0B2B3">
      <w:pPr>
        <w:ind w:left="1440"/>
        <w:jc w:val="both"/>
      </w:pPr>
      <w:r>
        <w:rPr>
          <w:noProof/>
        </w:rPr>
        <w:drawing>
          <wp:inline distT="0" distB="0" distL="0" distR="0" wp14:anchorId="3DB73199" wp14:editId="7F3C1176">
            <wp:extent cx="4572000" cy="2190750"/>
            <wp:effectExtent l="0" t="0" r="0" b="0"/>
            <wp:docPr id="710261993" name="Picture 71026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C9E7" w14:textId="4731DD2F" w:rsidR="2F03A30C" w:rsidRDefault="2F03A30C" w:rsidP="2F03A30C">
      <w:pPr>
        <w:ind w:left="1440"/>
        <w:jc w:val="both"/>
      </w:pPr>
    </w:p>
    <w:p w14:paraId="3D57912D" w14:textId="7402A510" w:rsidR="2F03A30C" w:rsidRDefault="2F03A30C" w:rsidP="2F03A30C">
      <w:pPr>
        <w:ind w:left="1440"/>
        <w:jc w:val="both"/>
      </w:pPr>
    </w:p>
    <w:p w14:paraId="76F6F84D" w14:textId="55C8BD79" w:rsidR="5FD4F476" w:rsidRDefault="5FD4F476" w:rsidP="6BC7A211">
      <w:pPr>
        <w:ind w:firstLine="720"/>
        <w:rPr>
          <w:lang w:val="pt-PT"/>
        </w:rPr>
      </w:pPr>
      <w:r w:rsidRPr="6BC7A211">
        <w:rPr>
          <w:lang w:val="pt-PT"/>
        </w:rPr>
        <w:t xml:space="preserve">Após a análise do comportamento </w:t>
      </w:r>
      <w:r w:rsidR="07B8C2B5" w:rsidRPr="6038C3A5">
        <w:rPr>
          <w:lang w:val="pt-PT"/>
        </w:rPr>
        <w:t>de cada variável</w:t>
      </w:r>
      <w:r w:rsidRPr="6BC7A211">
        <w:rPr>
          <w:lang w:val="pt-PT"/>
        </w:rPr>
        <w:t xml:space="preserve">, é possível identificar </w:t>
      </w:r>
      <w:r w:rsidR="07B8C2B5" w:rsidRPr="6038C3A5">
        <w:rPr>
          <w:lang w:val="pt-PT"/>
        </w:rPr>
        <w:t>quais</w:t>
      </w:r>
      <w:r w:rsidRPr="6BC7A211">
        <w:rPr>
          <w:lang w:val="pt-PT"/>
        </w:rPr>
        <w:t xml:space="preserve"> possuem </w:t>
      </w:r>
      <w:r w:rsidR="213AAB5D" w:rsidRPr="6BC7A211">
        <w:rPr>
          <w:lang w:val="pt-PT"/>
        </w:rPr>
        <w:t xml:space="preserve">aspetos mais interessantes, variação de valores consideráveis e correlação com outras variáveis. </w:t>
      </w:r>
      <w:r w:rsidR="213AAB5D" w:rsidRPr="6EFF42D3">
        <w:rPr>
          <w:lang w:val="pt-PT"/>
        </w:rPr>
        <w:t xml:space="preserve">Seguindo estes critérios </w:t>
      </w:r>
      <w:r w:rsidR="26C87F3A" w:rsidRPr="6038C3A5">
        <w:rPr>
          <w:lang w:val="pt-PT"/>
        </w:rPr>
        <w:t>o grupo atribuiu uma</w:t>
      </w:r>
      <w:r w:rsidR="213AAB5D" w:rsidRPr="6EFF42D3">
        <w:rPr>
          <w:lang w:val="pt-PT"/>
        </w:rPr>
        <w:t xml:space="preserve"> maior relevância para o decorrer do projeto às seguintes variáveis</w:t>
      </w:r>
      <w:r w:rsidR="213AAB5D" w:rsidRPr="253B6F70">
        <w:rPr>
          <w:lang w:val="pt-PT"/>
        </w:rPr>
        <w:t>:</w:t>
      </w:r>
    </w:p>
    <w:p w14:paraId="2A253895" w14:textId="4960C9FF" w:rsidR="00C441C3" w:rsidRDefault="00C441C3" w:rsidP="253B6F70">
      <w:pPr>
        <w:pStyle w:val="ListParagraph"/>
        <w:numPr>
          <w:ilvl w:val="1"/>
          <w:numId w:val="8"/>
        </w:numPr>
        <w:rPr>
          <w:rFonts w:eastAsiaTheme="minorEastAsia"/>
          <w:lang w:val="pt-PT"/>
        </w:rPr>
      </w:pPr>
      <w:proofErr w:type="spellStart"/>
      <w:r w:rsidRPr="253B6F70">
        <w:rPr>
          <w:lang w:val="pt-PT"/>
        </w:rPr>
        <w:t>date_time</w:t>
      </w:r>
      <w:proofErr w:type="spellEnd"/>
    </w:p>
    <w:p w14:paraId="6428DE8E" w14:textId="7D5EB26A" w:rsidR="00C441C3" w:rsidRDefault="00C441C3" w:rsidP="253B6F70">
      <w:pPr>
        <w:pStyle w:val="ListParagraph"/>
        <w:numPr>
          <w:ilvl w:val="1"/>
          <w:numId w:val="8"/>
        </w:numPr>
        <w:rPr>
          <w:rFonts w:eastAsiaTheme="minorEastAsia"/>
          <w:lang w:val="pt-PT"/>
        </w:rPr>
      </w:pPr>
      <w:proofErr w:type="spellStart"/>
      <w:r w:rsidRPr="5FEE1CD3">
        <w:rPr>
          <w:lang w:val="pt-PT"/>
        </w:rPr>
        <w:t>MintempC</w:t>
      </w:r>
      <w:proofErr w:type="spellEnd"/>
    </w:p>
    <w:p w14:paraId="2165AB7C" w14:textId="5111D0E5" w:rsidR="00C441C3" w:rsidRDefault="00C441C3" w:rsidP="253B6F70">
      <w:pPr>
        <w:pStyle w:val="ListParagraph"/>
        <w:numPr>
          <w:ilvl w:val="1"/>
          <w:numId w:val="8"/>
        </w:numPr>
        <w:rPr>
          <w:rFonts w:eastAsiaTheme="minorEastAsia"/>
          <w:lang w:val="pt-PT"/>
        </w:rPr>
      </w:pPr>
      <w:proofErr w:type="spellStart"/>
      <w:r w:rsidRPr="5FEE1CD3">
        <w:rPr>
          <w:lang w:val="pt-PT"/>
        </w:rPr>
        <w:t>MaxtempC</w:t>
      </w:r>
      <w:proofErr w:type="spellEnd"/>
    </w:p>
    <w:p w14:paraId="4D2A3CEF" w14:textId="2F986082" w:rsidR="00C441C3" w:rsidRDefault="00C441C3" w:rsidP="253B6F70">
      <w:pPr>
        <w:pStyle w:val="ListParagraph"/>
        <w:numPr>
          <w:ilvl w:val="1"/>
          <w:numId w:val="8"/>
        </w:numPr>
        <w:rPr>
          <w:rFonts w:eastAsiaTheme="minorEastAsia"/>
          <w:lang w:val="pt-PT"/>
        </w:rPr>
      </w:pPr>
      <w:proofErr w:type="spellStart"/>
      <w:r w:rsidRPr="5FEE1CD3">
        <w:rPr>
          <w:lang w:val="pt-PT"/>
        </w:rPr>
        <w:t>FeelslikeC</w:t>
      </w:r>
      <w:proofErr w:type="spellEnd"/>
    </w:p>
    <w:p w14:paraId="63A197CF" w14:textId="3C121CAE" w:rsidR="00C441C3" w:rsidRDefault="00C441C3" w:rsidP="253B6F70">
      <w:pPr>
        <w:pStyle w:val="ListParagraph"/>
        <w:numPr>
          <w:ilvl w:val="1"/>
          <w:numId w:val="8"/>
        </w:numPr>
        <w:rPr>
          <w:rFonts w:eastAsiaTheme="minorEastAsia"/>
          <w:lang w:val="pt-PT"/>
        </w:rPr>
      </w:pPr>
      <w:proofErr w:type="spellStart"/>
      <w:r w:rsidRPr="5FEE1CD3">
        <w:rPr>
          <w:lang w:val="pt-PT"/>
        </w:rPr>
        <w:t>Humidity</w:t>
      </w:r>
      <w:proofErr w:type="spellEnd"/>
    </w:p>
    <w:p w14:paraId="4EFA60D8" w14:textId="664446B3" w:rsidR="00C441C3" w:rsidRDefault="00C441C3" w:rsidP="253B6F70">
      <w:pPr>
        <w:pStyle w:val="ListParagraph"/>
        <w:numPr>
          <w:ilvl w:val="1"/>
          <w:numId w:val="8"/>
        </w:numPr>
        <w:rPr>
          <w:rFonts w:eastAsiaTheme="minorEastAsia"/>
          <w:lang w:val="pt-PT"/>
        </w:rPr>
      </w:pPr>
      <w:proofErr w:type="spellStart"/>
      <w:r w:rsidRPr="5FEE1CD3">
        <w:rPr>
          <w:lang w:val="pt-PT"/>
        </w:rPr>
        <w:t>PrecipMM</w:t>
      </w:r>
      <w:proofErr w:type="spellEnd"/>
    </w:p>
    <w:p w14:paraId="232FD490" w14:textId="56742018" w:rsidR="253B6F70" w:rsidRDefault="5FEE1CD3" w:rsidP="253B6F70">
      <w:pPr>
        <w:pStyle w:val="ListParagraph"/>
        <w:numPr>
          <w:ilvl w:val="1"/>
          <w:numId w:val="8"/>
        </w:numPr>
        <w:rPr>
          <w:lang w:val="pt-PT"/>
        </w:rPr>
      </w:pPr>
      <w:proofErr w:type="spellStart"/>
      <w:r w:rsidRPr="5FEE1CD3">
        <w:rPr>
          <w:lang w:val="pt-PT"/>
        </w:rPr>
        <w:t>DewPointC</w:t>
      </w:r>
      <w:proofErr w:type="spellEnd"/>
    </w:p>
    <w:p w14:paraId="1E934DF3" w14:textId="13818DBF" w:rsidR="5FEE1CD3" w:rsidRDefault="416EE077" w:rsidP="5FEE1CD3">
      <w:pPr>
        <w:pStyle w:val="ListParagraph"/>
        <w:numPr>
          <w:ilvl w:val="1"/>
          <w:numId w:val="7"/>
        </w:numPr>
        <w:rPr>
          <w:lang w:val="pt-PT"/>
        </w:rPr>
      </w:pPr>
      <w:proofErr w:type="spellStart"/>
      <w:r w:rsidRPr="416EE077">
        <w:rPr>
          <w:lang w:val="pt-PT"/>
        </w:rPr>
        <w:t>WindChillC</w:t>
      </w:r>
      <w:proofErr w:type="spellEnd"/>
    </w:p>
    <w:p w14:paraId="5CE6CC21" w14:textId="13818DBF" w:rsidR="416EE077" w:rsidRDefault="416EE077" w:rsidP="416EE077">
      <w:pPr>
        <w:pStyle w:val="ListParagraph"/>
        <w:numPr>
          <w:ilvl w:val="1"/>
          <w:numId w:val="6"/>
        </w:numPr>
        <w:rPr>
          <w:lang w:val="pt-PT"/>
        </w:rPr>
      </w:pPr>
      <w:proofErr w:type="spellStart"/>
      <w:r w:rsidRPr="416EE077">
        <w:rPr>
          <w:lang w:val="pt-PT"/>
        </w:rPr>
        <w:t>UvIndex</w:t>
      </w:r>
      <w:proofErr w:type="spellEnd"/>
    </w:p>
    <w:p w14:paraId="1C59A640" w14:textId="13818DBF" w:rsidR="416EE077" w:rsidRDefault="416EE077" w:rsidP="416EE077">
      <w:pPr>
        <w:pStyle w:val="ListParagraph"/>
        <w:numPr>
          <w:ilvl w:val="1"/>
          <w:numId w:val="6"/>
        </w:numPr>
        <w:rPr>
          <w:lang w:val="pt-PT"/>
        </w:rPr>
      </w:pPr>
      <w:proofErr w:type="spellStart"/>
      <w:r w:rsidRPr="416EE077">
        <w:rPr>
          <w:lang w:val="pt-PT"/>
        </w:rPr>
        <w:t>TempC</w:t>
      </w:r>
      <w:proofErr w:type="spellEnd"/>
    </w:p>
    <w:p w14:paraId="67259BEE" w14:textId="35386ADD" w:rsidR="416EE077" w:rsidRDefault="416EE077" w:rsidP="416EE077">
      <w:pPr>
        <w:pStyle w:val="ListParagraph"/>
        <w:numPr>
          <w:ilvl w:val="1"/>
          <w:numId w:val="6"/>
        </w:numPr>
        <w:rPr>
          <w:lang w:val="pt-PT"/>
        </w:rPr>
      </w:pPr>
      <w:proofErr w:type="spellStart"/>
      <w:r w:rsidRPr="6325BD95">
        <w:rPr>
          <w:lang w:val="pt-PT"/>
        </w:rPr>
        <w:t>HeatInde</w:t>
      </w:r>
      <w:r w:rsidR="6325BD95" w:rsidRPr="6325BD95">
        <w:rPr>
          <w:lang w:val="pt-PT"/>
        </w:rPr>
        <w:t>x</w:t>
      </w:r>
      <w:proofErr w:type="spellEnd"/>
    </w:p>
    <w:p w14:paraId="28FED4A5" w14:textId="5E610711" w:rsidR="6325BD95" w:rsidRDefault="6CF32BC7" w:rsidP="6325BD95">
      <w:pPr>
        <w:pStyle w:val="ListParagraph"/>
        <w:numPr>
          <w:ilvl w:val="1"/>
          <w:numId w:val="6"/>
        </w:numPr>
        <w:rPr>
          <w:lang w:val="pt-PT"/>
        </w:rPr>
      </w:pPr>
      <w:proofErr w:type="spellStart"/>
      <w:r w:rsidRPr="6CF32BC7">
        <w:rPr>
          <w:lang w:val="pt-PT"/>
        </w:rPr>
        <w:t>WindSpeedkmph</w:t>
      </w:r>
      <w:proofErr w:type="spellEnd"/>
    </w:p>
    <w:p w14:paraId="28461290" w14:textId="38700B9F" w:rsidR="665D5E57" w:rsidRDefault="665D5E57" w:rsidP="6994FF19">
      <w:pPr>
        <w:ind w:left="720"/>
        <w:rPr>
          <w:lang w:val="pt-PT"/>
        </w:rPr>
      </w:pPr>
    </w:p>
    <w:p w14:paraId="51A6BA6C" w14:textId="08AEDC4E" w:rsidR="621AD616" w:rsidRPr="00E13E3B" w:rsidRDefault="621AD616" w:rsidP="621AD616">
      <w:pPr>
        <w:ind w:firstLine="720"/>
        <w:rPr>
          <w:lang w:val="pt-PT"/>
        </w:rPr>
      </w:pPr>
    </w:p>
    <w:p w14:paraId="2AAAC5C7" w14:textId="77777777" w:rsidR="4B6C0AAE" w:rsidRDefault="00093A34" w:rsidP="45FE899B">
      <w:pPr>
        <w:pStyle w:val="Heading2"/>
        <w:rPr>
          <w:lang w:val="pt-PT"/>
        </w:rPr>
      </w:pPr>
      <w:bookmarkStart w:id="10" w:name="_Toc102753339"/>
      <w:r w:rsidRPr="45FE899B">
        <w:rPr>
          <w:lang w:val="pt-PT"/>
        </w:rPr>
        <w:t>Preparação dos dados</w:t>
      </w:r>
      <w:bookmarkEnd w:id="10"/>
    </w:p>
    <w:p w14:paraId="71C1383F" w14:textId="624DEF0B" w:rsidR="4B6C0AAE" w:rsidRDefault="4B6C0AAE" w:rsidP="4B6C0AAE">
      <w:pPr>
        <w:rPr>
          <w:lang w:val="pt-PT"/>
        </w:rPr>
      </w:pPr>
    </w:p>
    <w:p w14:paraId="140A6108" w14:textId="729B2E2A" w:rsidR="45FE899B" w:rsidRDefault="45FE899B" w:rsidP="6038C3A5">
      <w:pPr>
        <w:ind w:firstLine="720"/>
        <w:jc w:val="both"/>
        <w:rPr>
          <w:lang w:val="pt-PT"/>
        </w:rPr>
      </w:pPr>
      <w:r w:rsidRPr="4886D7F4">
        <w:rPr>
          <w:lang w:val="pt-PT"/>
        </w:rPr>
        <w:t xml:space="preserve">Após </w:t>
      </w:r>
      <w:r w:rsidR="64D20174" w:rsidRPr="6038C3A5">
        <w:rPr>
          <w:lang w:val="pt-PT"/>
        </w:rPr>
        <w:t xml:space="preserve">ter sido </w:t>
      </w:r>
      <w:r w:rsidRPr="4886D7F4">
        <w:rPr>
          <w:lang w:val="pt-PT"/>
        </w:rPr>
        <w:t xml:space="preserve">realizada </w:t>
      </w:r>
      <w:r w:rsidR="09D80598" w:rsidRPr="4886D7F4">
        <w:rPr>
          <w:lang w:val="pt-PT"/>
        </w:rPr>
        <w:t xml:space="preserve">a análise dos dados, </w:t>
      </w:r>
      <w:r w:rsidR="01932B51" w:rsidRPr="6038C3A5">
        <w:rPr>
          <w:lang w:val="pt-PT"/>
        </w:rPr>
        <w:t>foi realizado</w:t>
      </w:r>
      <w:r w:rsidR="09D80598" w:rsidRPr="4886D7F4">
        <w:rPr>
          <w:lang w:val="pt-PT"/>
        </w:rPr>
        <w:t xml:space="preserve"> o tratamento destes a fim de </w:t>
      </w:r>
      <w:r w:rsidR="01932B51" w:rsidRPr="6038C3A5">
        <w:rPr>
          <w:lang w:val="pt-PT"/>
        </w:rPr>
        <w:t>ser possível</w:t>
      </w:r>
      <w:r w:rsidR="09D80598" w:rsidRPr="4886D7F4">
        <w:rPr>
          <w:lang w:val="pt-PT"/>
        </w:rPr>
        <w:t xml:space="preserve"> criar modelos que obtenham os melhores resultados possíveis. </w:t>
      </w:r>
    </w:p>
    <w:p w14:paraId="1CF3BE7B" w14:textId="47FAA30B" w:rsidR="4886D7F4" w:rsidRDefault="4886D7F4" w:rsidP="6038C3A5">
      <w:pPr>
        <w:ind w:firstLine="720"/>
        <w:jc w:val="both"/>
        <w:rPr>
          <w:lang w:val="pt-PT"/>
        </w:rPr>
      </w:pPr>
      <w:r w:rsidRPr="4886D7F4">
        <w:rPr>
          <w:lang w:val="pt-PT"/>
        </w:rPr>
        <w:t xml:space="preserve">Primeiramente é necessário verificar se há valores </w:t>
      </w:r>
      <w:r w:rsidR="1BA3DCAF" w:rsidRPr="6038C3A5">
        <w:rPr>
          <w:lang w:val="pt-PT"/>
        </w:rPr>
        <w:t>em falta</w:t>
      </w:r>
      <w:r w:rsidRPr="4886D7F4">
        <w:rPr>
          <w:lang w:val="pt-PT"/>
        </w:rPr>
        <w:t xml:space="preserve"> na tabela, os chamados </w:t>
      </w:r>
      <w:proofErr w:type="spellStart"/>
      <w:r w:rsidRPr="4886D7F4">
        <w:rPr>
          <w:i/>
          <w:iCs/>
          <w:lang w:val="pt-PT"/>
        </w:rPr>
        <w:t>missing</w:t>
      </w:r>
      <w:proofErr w:type="spellEnd"/>
      <w:r w:rsidRPr="4886D7F4">
        <w:rPr>
          <w:i/>
          <w:iCs/>
          <w:lang w:val="pt-PT"/>
        </w:rPr>
        <w:t xml:space="preserve"> </w:t>
      </w:r>
      <w:proofErr w:type="spellStart"/>
      <w:r w:rsidRPr="4886D7F4">
        <w:rPr>
          <w:i/>
          <w:iCs/>
          <w:lang w:val="pt-PT"/>
        </w:rPr>
        <w:t>values</w:t>
      </w:r>
      <w:proofErr w:type="spellEnd"/>
      <w:r w:rsidRPr="4886D7F4">
        <w:rPr>
          <w:i/>
          <w:iCs/>
          <w:lang w:val="pt-PT"/>
        </w:rPr>
        <w:t>,</w:t>
      </w:r>
      <w:r w:rsidRPr="4886D7F4">
        <w:rPr>
          <w:lang w:val="pt-PT"/>
        </w:rPr>
        <w:t xml:space="preserve"> se houver retirá-los pois são danosos para os resultados. Na amostra escolhida não se observou nenhum </w:t>
      </w:r>
      <w:proofErr w:type="spellStart"/>
      <w:r w:rsidR="1BA3DCAF" w:rsidRPr="6038C3A5">
        <w:rPr>
          <w:i/>
          <w:iCs/>
          <w:lang w:val="pt-PT"/>
        </w:rPr>
        <w:t>missing</w:t>
      </w:r>
      <w:proofErr w:type="spellEnd"/>
      <w:r w:rsidR="1BA3DCAF" w:rsidRPr="6038C3A5">
        <w:rPr>
          <w:i/>
          <w:iCs/>
          <w:lang w:val="pt-PT"/>
        </w:rPr>
        <w:t xml:space="preserve"> </w:t>
      </w:r>
      <w:proofErr w:type="spellStart"/>
      <w:r w:rsidR="1BA3DCAF" w:rsidRPr="6038C3A5">
        <w:rPr>
          <w:i/>
          <w:iCs/>
          <w:lang w:val="pt-PT"/>
        </w:rPr>
        <w:t>value</w:t>
      </w:r>
      <w:proofErr w:type="spellEnd"/>
      <w:r w:rsidRPr="6038C3A5">
        <w:rPr>
          <w:i/>
          <w:lang w:val="pt-PT"/>
        </w:rPr>
        <w:t xml:space="preserve"> </w:t>
      </w:r>
      <w:r w:rsidRPr="4886D7F4">
        <w:rPr>
          <w:lang w:val="pt-PT"/>
        </w:rPr>
        <w:t xml:space="preserve">em nenhum registo, observado no nodo </w:t>
      </w:r>
      <w:r w:rsidR="1BA3DCAF" w:rsidRPr="6038C3A5">
        <w:rPr>
          <w:lang w:val="pt-PT"/>
        </w:rPr>
        <w:t>“</w:t>
      </w:r>
      <w:proofErr w:type="spellStart"/>
      <w:r w:rsidR="6A6DEFBA" w:rsidRPr="4886D7F4">
        <w:rPr>
          <w:i/>
          <w:iCs/>
          <w:lang w:val="pt-PT"/>
        </w:rPr>
        <w:t>Statistics</w:t>
      </w:r>
      <w:proofErr w:type="spellEnd"/>
      <w:r w:rsidR="41618BA4" w:rsidRPr="6038C3A5">
        <w:rPr>
          <w:i/>
          <w:iCs/>
          <w:lang w:val="pt-PT"/>
        </w:rPr>
        <w:t>”</w:t>
      </w:r>
      <w:r w:rsidRPr="4886D7F4">
        <w:rPr>
          <w:lang w:val="pt-PT"/>
        </w:rPr>
        <w:t xml:space="preserve"> anterior.</w:t>
      </w:r>
    </w:p>
    <w:p w14:paraId="3AB5C540" w14:textId="32D11B10" w:rsidR="4886D7F4" w:rsidRDefault="4886D7F4" w:rsidP="6038C3A5">
      <w:pPr>
        <w:ind w:firstLine="720"/>
        <w:jc w:val="both"/>
        <w:rPr>
          <w:lang w:val="pt-PT"/>
        </w:rPr>
      </w:pPr>
      <w:r w:rsidRPr="4886D7F4">
        <w:rPr>
          <w:lang w:val="pt-PT"/>
        </w:rPr>
        <w:t xml:space="preserve">Observou-se pela análise dos dados que os parâmetros </w:t>
      </w:r>
      <w:proofErr w:type="spellStart"/>
      <w:r w:rsidRPr="6038C3A5">
        <w:rPr>
          <w:b/>
          <w:lang w:val="pt-PT"/>
        </w:rPr>
        <w:t>minTempC</w:t>
      </w:r>
      <w:proofErr w:type="spellEnd"/>
      <w:r w:rsidRPr="6038C3A5">
        <w:rPr>
          <w:b/>
          <w:lang w:val="pt-PT"/>
        </w:rPr>
        <w:t xml:space="preserve"> </w:t>
      </w:r>
      <w:r w:rsidRPr="4886D7F4">
        <w:rPr>
          <w:lang w:val="pt-PT"/>
        </w:rPr>
        <w:t xml:space="preserve">e </w:t>
      </w:r>
      <w:proofErr w:type="spellStart"/>
      <w:r w:rsidRPr="6038C3A5">
        <w:rPr>
          <w:b/>
          <w:lang w:val="pt-PT"/>
        </w:rPr>
        <w:t>maxTempC</w:t>
      </w:r>
      <w:proofErr w:type="spellEnd"/>
      <w:r w:rsidRPr="6038C3A5">
        <w:rPr>
          <w:b/>
          <w:lang w:val="pt-PT"/>
        </w:rPr>
        <w:t xml:space="preserve"> </w:t>
      </w:r>
      <w:r w:rsidRPr="4886D7F4">
        <w:rPr>
          <w:lang w:val="pt-PT"/>
        </w:rPr>
        <w:t xml:space="preserve">possuem uma diferença grande registada em cada dia, assumindo a hipótese de </w:t>
      </w:r>
      <w:r w:rsidR="1BA3DCAF" w:rsidRPr="6038C3A5">
        <w:rPr>
          <w:lang w:val="pt-PT"/>
        </w:rPr>
        <w:t xml:space="preserve">em </w:t>
      </w:r>
      <w:r w:rsidRPr="4886D7F4">
        <w:rPr>
          <w:lang w:val="pt-PT"/>
        </w:rPr>
        <w:t xml:space="preserve">Madrid </w:t>
      </w:r>
      <w:r w:rsidR="1BA3DCAF" w:rsidRPr="6038C3A5">
        <w:rPr>
          <w:lang w:val="pt-PT"/>
        </w:rPr>
        <w:t>existir</w:t>
      </w:r>
      <w:r w:rsidRPr="4886D7F4">
        <w:rPr>
          <w:lang w:val="pt-PT"/>
        </w:rPr>
        <w:t xml:space="preserve"> grandes amplitudes térmicas. A fim de verificar com maior detalhe esta característica, foi </w:t>
      </w:r>
      <w:proofErr w:type="gramStart"/>
      <w:r w:rsidRPr="4886D7F4">
        <w:rPr>
          <w:lang w:val="pt-PT"/>
        </w:rPr>
        <w:t>criado uma nova</w:t>
      </w:r>
      <w:proofErr w:type="gramEnd"/>
      <w:r w:rsidRPr="4886D7F4">
        <w:rPr>
          <w:lang w:val="pt-PT"/>
        </w:rPr>
        <w:t xml:space="preserve"> coluna </w:t>
      </w:r>
      <w:r w:rsidR="1BA3DCAF" w:rsidRPr="6038C3A5">
        <w:rPr>
          <w:lang w:val="pt-PT"/>
        </w:rPr>
        <w:t>‘</w:t>
      </w:r>
      <w:r w:rsidRPr="4886D7F4">
        <w:rPr>
          <w:lang w:val="pt-PT"/>
        </w:rPr>
        <w:t xml:space="preserve">Amplitude </w:t>
      </w:r>
      <w:r w:rsidR="1BA3DCAF" w:rsidRPr="6038C3A5">
        <w:rPr>
          <w:lang w:val="pt-PT"/>
        </w:rPr>
        <w:t>térmica’</w:t>
      </w:r>
      <w:r w:rsidRPr="4886D7F4">
        <w:rPr>
          <w:lang w:val="pt-PT"/>
        </w:rPr>
        <w:t xml:space="preserve"> com auxílio do nodo “</w:t>
      </w:r>
      <w:proofErr w:type="spellStart"/>
      <w:r w:rsidRPr="6038C3A5">
        <w:rPr>
          <w:i/>
          <w:lang w:val="pt-PT"/>
        </w:rPr>
        <w:t>Math</w:t>
      </w:r>
      <w:proofErr w:type="spellEnd"/>
      <w:r w:rsidRPr="6038C3A5">
        <w:rPr>
          <w:i/>
          <w:lang w:val="pt-PT"/>
        </w:rPr>
        <w:t xml:space="preserve"> Formula”</w:t>
      </w:r>
      <w:r w:rsidRPr="4886D7F4">
        <w:rPr>
          <w:lang w:val="pt-PT"/>
        </w:rPr>
        <w:t>.</w:t>
      </w:r>
    </w:p>
    <w:p w14:paraId="03D69250" w14:textId="4F00C450" w:rsidR="4886D7F4" w:rsidRDefault="4886D7F4" w:rsidP="4886D7F4">
      <w:pPr>
        <w:ind w:firstLine="720"/>
      </w:pPr>
      <w:r>
        <w:rPr>
          <w:noProof/>
        </w:rPr>
        <w:lastRenderedPageBreak/>
        <w:drawing>
          <wp:inline distT="0" distB="0" distL="0" distR="0" wp14:anchorId="2069DBDD" wp14:editId="314E116F">
            <wp:extent cx="4572000" cy="2695575"/>
            <wp:effectExtent l="0" t="0" r="0" b="0"/>
            <wp:docPr id="717682394" name="Picture 71768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6519" w14:textId="028EE181" w:rsidR="4886D7F4" w:rsidRDefault="4886D7F4" w:rsidP="4886D7F4"/>
    <w:p w14:paraId="3F9787F7" w14:textId="67811127" w:rsidR="4886D7F4" w:rsidRDefault="4886D7F4" w:rsidP="6038C3A5">
      <w:pPr>
        <w:ind w:firstLine="720"/>
        <w:rPr>
          <w:lang w:val="pt-PT"/>
        </w:rPr>
      </w:pPr>
      <w:r w:rsidRPr="4886D7F4">
        <w:rPr>
          <w:lang w:val="pt-PT"/>
        </w:rPr>
        <w:t>A fim de obter uma análise melhor do comportamento das variáveis ao decorrer de datas diferentes, e poder assim</w:t>
      </w:r>
      <w:r w:rsidR="1BA3DCAF" w:rsidRPr="6038C3A5">
        <w:rPr>
          <w:lang w:val="pt-PT"/>
        </w:rPr>
        <w:t>,</w:t>
      </w:r>
      <w:r w:rsidRPr="4886D7F4">
        <w:rPr>
          <w:lang w:val="pt-PT"/>
        </w:rPr>
        <w:t xml:space="preserve"> manipular a data especificada, foi utilizado os nodos “</w:t>
      </w:r>
      <w:proofErr w:type="spellStart"/>
      <w:r w:rsidRPr="6038C3A5">
        <w:rPr>
          <w:i/>
          <w:lang w:val="pt-PT"/>
        </w:rPr>
        <w:t>String</w:t>
      </w:r>
      <w:proofErr w:type="spellEnd"/>
      <w:r w:rsidRPr="6038C3A5">
        <w:rPr>
          <w:i/>
          <w:lang w:val="pt-PT"/>
        </w:rPr>
        <w:t xml:space="preserve"> to </w:t>
      </w:r>
      <w:proofErr w:type="spellStart"/>
      <w:r w:rsidRPr="6038C3A5">
        <w:rPr>
          <w:i/>
          <w:lang w:val="pt-PT"/>
        </w:rPr>
        <w:t>Date&amp;Time</w:t>
      </w:r>
      <w:proofErr w:type="spellEnd"/>
      <w:r w:rsidR="1BA3DCAF" w:rsidRPr="6038C3A5">
        <w:rPr>
          <w:i/>
          <w:iCs/>
          <w:lang w:val="pt-PT"/>
        </w:rPr>
        <w:t>”</w:t>
      </w:r>
      <w:r w:rsidR="1BA3DCAF" w:rsidRPr="6038C3A5">
        <w:rPr>
          <w:lang w:val="pt-PT"/>
        </w:rPr>
        <w:t>,</w:t>
      </w:r>
      <w:r w:rsidRPr="4886D7F4">
        <w:rPr>
          <w:lang w:val="pt-PT"/>
        </w:rPr>
        <w:t xml:space="preserve"> aplicado no campo </w:t>
      </w:r>
      <w:proofErr w:type="spellStart"/>
      <w:r w:rsidRPr="6038C3A5">
        <w:rPr>
          <w:b/>
          <w:lang w:val="pt-PT"/>
        </w:rPr>
        <w:t>date_</w:t>
      </w:r>
      <w:proofErr w:type="gramStart"/>
      <w:r w:rsidRPr="6038C3A5">
        <w:rPr>
          <w:b/>
          <w:lang w:val="pt-PT"/>
        </w:rPr>
        <w:t>time</w:t>
      </w:r>
      <w:proofErr w:type="spellEnd"/>
      <w:r w:rsidRPr="4886D7F4">
        <w:rPr>
          <w:lang w:val="pt-PT"/>
        </w:rPr>
        <w:t xml:space="preserve"> ,</w:t>
      </w:r>
      <w:proofErr w:type="gramEnd"/>
      <w:r w:rsidRPr="4886D7F4">
        <w:rPr>
          <w:lang w:val="pt-PT"/>
        </w:rPr>
        <w:t xml:space="preserve"> e o nodo “</w:t>
      </w:r>
      <w:proofErr w:type="spellStart"/>
      <w:r w:rsidRPr="6038C3A5">
        <w:rPr>
          <w:i/>
          <w:lang w:val="pt-PT"/>
        </w:rPr>
        <w:t>Extract</w:t>
      </w:r>
      <w:proofErr w:type="spellEnd"/>
      <w:r w:rsidRPr="6038C3A5">
        <w:rPr>
          <w:i/>
          <w:lang w:val="pt-PT"/>
        </w:rPr>
        <w:t xml:space="preserve"> </w:t>
      </w:r>
      <w:proofErr w:type="spellStart"/>
      <w:r w:rsidRPr="6038C3A5">
        <w:rPr>
          <w:i/>
          <w:lang w:val="pt-PT"/>
        </w:rPr>
        <w:t>Date&amp;TimeFields</w:t>
      </w:r>
      <w:proofErr w:type="spellEnd"/>
      <w:r w:rsidR="1BA3DCAF" w:rsidRPr="6038C3A5">
        <w:rPr>
          <w:i/>
          <w:iCs/>
          <w:lang w:val="pt-PT"/>
        </w:rPr>
        <w:t>”</w:t>
      </w:r>
      <w:r w:rsidR="1BA3DCAF" w:rsidRPr="6038C3A5">
        <w:rPr>
          <w:lang w:val="pt-PT"/>
        </w:rPr>
        <w:t>,</w:t>
      </w:r>
      <w:r w:rsidRPr="4886D7F4">
        <w:rPr>
          <w:lang w:val="pt-PT"/>
        </w:rPr>
        <w:t xml:space="preserve"> para extrair o dia, mês e ano. </w:t>
      </w:r>
    </w:p>
    <w:p w14:paraId="2AD787AE" w14:textId="34053FD6" w:rsidR="4886D7F4" w:rsidRDefault="4886D7F4" w:rsidP="4886D7F4">
      <w:pPr>
        <w:ind w:left="1440"/>
        <w:jc w:val="both"/>
      </w:pPr>
      <w:r>
        <w:rPr>
          <w:noProof/>
        </w:rPr>
        <w:drawing>
          <wp:inline distT="0" distB="0" distL="0" distR="0" wp14:anchorId="499466FE" wp14:editId="2A722E68">
            <wp:extent cx="3124200" cy="1571625"/>
            <wp:effectExtent l="0" t="0" r="0" b="0"/>
            <wp:docPr id="2005952735" name="Picture 200595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B421" w14:textId="6AFFDFAB" w:rsidR="4886D7F4" w:rsidRDefault="4886D7F4" w:rsidP="4886D7F4">
      <w:pPr>
        <w:ind w:firstLine="720"/>
        <w:jc w:val="both"/>
      </w:pPr>
      <w:r w:rsidRPr="0008455B">
        <w:rPr>
          <w:lang w:val="pt-PT"/>
        </w:rPr>
        <w:t xml:space="preserve">Após obter os campos relacionados </w:t>
      </w:r>
      <w:r w:rsidR="1BA3DCAF" w:rsidRPr="6038C3A5">
        <w:rPr>
          <w:lang w:val="pt-PT"/>
        </w:rPr>
        <w:t>às</w:t>
      </w:r>
      <w:r w:rsidRPr="0008455B">
        <w:rPr>
          <w:lang w:val="pt-PT"/>
        </w:rPr>
        <w:t xml:space="preserve"> datas e à Amplitude térmica do registo</w:t>
      </w:r>
      <w:r w:rsidR="1BA3DCAF" w:rsidRPr="6038C3A5">
        <w:rPr>
          <w:lang w:val="pt-PT"/>
        </w:rPr>
        <w:t>, o grupo realizou</w:t>
      </w:r>
      <w:r w:rsidRPr="0008455B">
        <w:rPr>
          <w:lang w:val="pt-PT"/>
        </w:rPr>
        <w:t xml:space="preserve"> análises ao comportamento das variáveis por ano e por mês. </w:t>
      </w:r>
      <w:r>
        <w:t xml:space="preserve">Para </w:t>
      </w:r>
      <w:proofErr w:type="spellStart"/>
      <w:r>
        <w:t>atingir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fim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utilizado</w:t>
      </w:r>
      <w:proofErr w:type="spellEnd"/>
      <w:r>
        <w:t xml:space="preserve"> o </w:t>
      </w:r>
      <w:proofErr w:type="spellStart"/>
      <w:r>
        <w:t>nodo</w:t>
      </w:r>
      <w:proofErr w:type="spellEnd"/>
      <w:r>
        <w:t xml:space="preserve"> “</w:t>
      </w:r>
      <w:proofErr w:type="spellStart"/>
      <w:r w:rsidRPr="6038C3A5">
        <w:rPr>
          <w:i/>
        </w:rPr>
        <w:t>GroupBy</w:t>
      </w:r>
      <w:proofErr w:type="spellEnd"/>
      <w:r w:rsidRPr="6038C3A5">
        <w:rPr>
          <w:i/>
        </w:rPr>
        <w:t>”</w:t>
      </w:r>
      <w:r>
        <w:t>.</w:t>
      </w:r>
    </w:p>
    <w:p w14:paraId="2FBEABF9" w14:textId="567CFC56" w:rsidR="4886D7F4" w:rsidRDefault="4886D7F4" w:rsidP="4886D7F4">
      <w:pPr>
        <w:ind w:firstLine="720"/>
        <w:jc w:val="both"/>
      </w:pPr>
    </w:p>
    <w:p w14:paraId="21F08FE8" w14:textId="3B7E430A" w:rsidR="4886D7F4" w:rsidRDefault="4886D7F4" w:rsidP="4886D7F4">
      <w:pPr>
        <w:ind w:firstLine="720"/>
        <w:jc w:val="both"/>
      </w:pPr>
      <w:r>
        <w:rPr>
          <w:noProof/>
        </w:rPr>
        <w:drawing>
          <wp:inline distT="0" distB="0" distL="0" distR="0" wp14:anchorId="2480A946" wp14:editId="4F65B24D">
            <wp:extent cx="5267325" cy="1390650"/>
            <wp:effectExtent l="0" t="0" r="0" b="0"/>
            <wp:docPr id="362019974" name="Picture 362019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CB7A" w14:textId="17DB610F" w:rsidR="4886D7F4" w:rsidRPr="0008455B" w:rsidRDefault="4886D7F4" w:rsidP="4886D7F4">
      <w:pPr>
        <w:ind w:left="720" w:firstLine="720"/>
        <w:jc w:val="both"/>
        <w:rPr>
          <w:lang w:val="pt-PT"/>
        </w:rPr>
      </w:pPr>
      <w:r w:rsidRPr="0008455B">
        <w:rPr>
          <w:lang w:val="pt-PT"/>
        </w:rPr>
        <w:lastRenderedPageBreak/>
        <w:t xml:space="preserve"> </w:t>
      </w:r>
      <w:r>
        <w:rPr>
          <w:noProof/>
        </w:rPr>
        <w:drawing>
          <wp:inline distT="0" distB="0" distL="0" distR="0" wp14:anchorId="125CB6AF" wp14:editId="3B599611">
            <wp:extent cx="5219700" cy="1504950"/>
            <wp:effectExtent l="0" t="0" r="0" b="0"/>
            <wp:docPr id="1334015445" name="Picture 1334015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186D" w14:textId="34CAD6C3" w:rsidR="4886D7F4" w:rsidRDefault="4886D7F4" w:rsidP="4886D7F4">
      <w:pPr>
        <w:rPr>
          <w:lang w:val="pt-PT"/>
        </w:rPr>
      </w:pPr>
    </w:p>
    <w:p w14:paraId="6143E785" w14:textId="002F4EAE" w:rsidR="4886D7F4" w:rsidRDefault="4886D7F4" w:rsidP="6038C3A5">
      <w:pPr>
        <w:ind w:firstLine="720"/>
        <w:rPr>
          <w:lang w:val="pt-PT"/>
        </w:rPr>
      </w:pPr>
      <w:r w:rsidRPr="4886D7F4">
        <w:rPr>
          <w:lang w:val="pt-PT"/>
        </w:rPr>
        <w:t xml:space="preserve">Após realizar a análise das tabelas acima, </w:t>
      </w:r>
      <w:r w:rsidR="1BA3DCAF" w:rsidRPr="6038C3A5">
        <w:rPr>
          <w:lang w:val="pt-PT"/>
        </w:rPr>
        <w:t>concluiu-se</w:t>
      </w:r>
      <w:r w:rsidRPr="4886D7F4">
        <w:rPr>
          <w:lang w:val="pt-PT"/>
        </w:rPr>
        <w:t xml:space="preserve"> que as variáveis em cada ano no geral não variaram muito e possuem valores muito próximos. </w:t>
      </w:r>
      <w:r w:rsidR="1BA3DCAF" w:rsidRPr="6038C3A5">
        <w:rPr>
          <w:lang w:val="pt-PT"/>
        </w:rPr>
        <w:t>Em</w:t>
      </w:r>
      <w:r w:rsidRPr="4886D7F4">
        <w:rPr>
          <w:lang w:val="pt-PT"/>
        </w:rPr>
        <w:t xml:space="preserve"> relação ao agrupamento realizado por mês, foi verificado um comportamento mais interessante, </w:t>
      </w:r>
      <w:r w:rsidR="1BA3DCAF" w:rsidRPr="6038C3A5">
        <w:rPr>
          <w:lang w:val="pt-PT"/>
        </w:rPr>
        <w:t>existe uma</w:t>
      </w:r>
      <w:r w:rsidRPr="4886D7F4">
        <w:rPr>
          <w:lang w:val="pt-PT"/>
        </w:rPr>
        <w:t xml:space="preserve"> variação entre as variáveis dependendo mês registado.</w:t>
      </w:r>
      <w:r w:rsidR="1BA3DCAF" w:rsidRPr="6038C3A5">
        <w:rPr>
          <w:lang w:val="pt-PT"/>
        </w:rPr>
        <w:t xml:space="preserve"> </w:t>
      </w:r>
      <w:r w:rsidRPr="4886D7F4">
        <w:rPr>
          <w:lang w:val="pt-PT"/>
        </w:rPr>
        <w:t xml:space="preserve">Outra análise verificada acerca da tabela dos agrupamentos por mês, foi de que os valores têm tendência a variarem de acordo com a época do ano que estão. A partir disso, para ser possível analisar o registo de acordo com a estação do ano, o que é mais interessante no caso estudado do que uma data específica, foi </w:t>
      </w:r>
      <w:proofErr w:type="gramStart"/>
      <w:r w:rsidRPr="4886D7F4">
        <w:rPr>
          <w:lang w:val="pt-PT"/>
        </w:rPr>
        <w:t>criado uma nova</w:t>
      </w:r>
      <w:proofErr w:type="gramEnd"/>
      <w:r w:rsidRPr="4886D7F4">
        <w:rPr>
          <w:lang w:val="pt-PT"/>
        </w:rPr>
        <w:t xml:space="preserve"> coluna para indicar a correspondente estação do ano de cada registo. Para atingir tal objetivo, foi utilizado o Nodo “</w:t>
      </w:r>
      <w:r w:rsidRPr="6038C3A5">
        <w:rPr>
          <w:i/>
          <w:lang w:val="pt-PT"/>
        </w:rPr>
        <w:t xml:space="preserve">Rule </w:t>
      </w:r>
      <w:proofErr w:type="spellStart"/>
      <w:r w:rsidRPr="6038C3A5">
        <w:rPr>
          <w:i/>
          <w:lang w:val="pt-PT"/>
        </w:rPr>
        <w:t>Engine</w:t>
      </w:r>
      <w:proofErr w:type="spellEnd"/>
      <w:r w:rsidRPr="4886D7F4">
        <w:rPr>
          <w:lang w:val="pt-PT"/>
        </w:rPr>
        <w:t>”.</w:t>
      </w:r>
    </w:p>
    <w:p w14:paraId="6B3085B4" w14:textId="357A3687" w:rsidR="4886D7F4" w:rsidRDefault="4886D7F4" w:rsidP="4886D7F4">
      <w:pPr>
        <w:rPr>
          <w:lang w:val="pt-PT"/>
        </w:rPr>
      </w:pPr>
    </w:p>
    <w:p w14:paraId="36E28447" w14:textId="0FC8A3BA" w:rsidR="4886D7F4" w:rsidRDefault="4886D7F4" w:rsidP="4886D7F4">
      <w:r>
        <w:rPr>
          <w:noProof/>
        </w:rPr>
        <w:drawing>
          <wp:inline distT="0" distB="0" distL="0" distR="0" wp14:anchorId="7AC9D4A0" wp14:editId="7FE39F70">
            <wp:extent cx="4572000" cy="2524125"/>
            <wp:effectExtent l="0" t="0" r="0" b="0"/>
            <wp:docPr id="1793143825" name="Picture 179314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D27A" w14:textId="59420525" w:rsidR="4886D7F4" w:rsidRDefault="4886D7F4" w:rsidP="4886D7F4">
      <w:pPr>
        <w:ind w:firstLine="720"/>
        <w:rPr>
          <w:lang w:val="pt-PT"/>
        </w:rPr>
      </w:pPr>
      <w:r w:rsidRPr="4886D7F4">
        <w:rPr>
          <w:lang w:val="pt-PT"/>
        </w:rPr>
        <w:t xml:space="preserve">  </w:t>
      </w:r>
    </w:p>
    <w:p w14:paraId="400A4E25" w14:textId="3EDFFA79" w:rsidR="4886D7F4" w:rsidRDefault="1BA3DCAF" w:rsidP="6038C3A5">
      <w:pPr>
        <w:ind w:firstLine="720"/>
        <w:rPr>
          <w:lang w:val="pt-PT"/>
        </w:rPr>
      </w:pPr>
      <w:r w:rsidRPr="6038C3A5">
        <w:rPr>
          <w:lang w:val="pt-PT"/>
        </w:rPr>
        <w:t>Após</w:t>
      </w:r>
      <w:r w:rsidR="4886D7F4" w:rsidRPr="4886D7F4">
        <w:rPr>
          <w:lang w:val="pt-PT"/>
        </w:rPr>
        <w:t xml:space="preserve"> foi realizado o filtro das colunas que se mostraram mais relevantes no caso estudado, após análises estatísticas, correlações e das que foram consideradas importantes para criação dos modelos. Vale informar que para chegar a estas colunas houve diversas mudanças a partir de testes realizados aos modelos.</w:t>
      </w:r>
    </w:p>
    <w:p w14:paraId="0F212931" w14:textId="77DB7426" w:rsidR="4886D7F4" w:rsidRDefault="4886D7F4" w:rsidP="4886D7F4">
      <w:pPr>
        <w:rPr>
          <w:lang w:val="pt-PT"/>
        </w:rPr>
      </w:pPr>
    </w:p>
    <w:p w14:paraId="09BC611B" w14:textId="39105E3C" w:rsidR="4886D7F4" w:rsidRDefault="4886D7F4" w:rsidP="4886D7F4">
      <w:pPr>
        <w:ind w:firstLine="720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A9B6CBE" wp14:editId="21EFFB52">
            <wp:extent cx="4572000" cy="1981200"/>
            <wp:effectExtent l="0" t="0" r="0" b="0"/>
            <wp:docPr id="965214537" name="Picture 96521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886D7F4">
        <w:rPr>
          <w:lang w:val="pt-PT"/>
        </w:rPr>
        <w:t xml:space="preserve"> </w:t>
      </w:r>
    </w:p>
    <w:p w14:paraId="7259A67B" w14:textId="3FC1B2D3" w:rsidR="4886D7F4" w:rsidRDefault="4886D7F4" w:rsidP="4886D7F4">
      <w:pPr>
        <w:ind w:firstLine="720"/>
        <w:rPr>
          <w:lang w:val="pt-PT"/>
        </w:rPr>
      </w:pPr>
      <w:r w:rsidRPr="4886D7F4">
        <w:rPr>
          <w:lang w:val="pt-PT"/>
        </w:rPr>
        <w:t xml:space="preserve"> </w:t>
      </w:r>
    </w:p>
    <w:p w14:paraId="7343D183" w14:textId="34CDF1D7" w:rsidR="4886D7F4" w:rsidRDefault="4886D7F4" w:rsidP="4886D7F4">
      <w:pPr>
        <w:pStyle w:val="Heading2"/>
        <w:rPr>
          <w:lang w:val="pt-PT"/>
        </w:rPr>
      </w:pPr>
    </w:p>
    <w:p w14:paraId="06612B3A" w14:textId="5B651AD4" w:rsidR="4886D7F4" w:rsidRDefault="4886D7F4" w:rsidP="4886D7F4">
      <w:pPr>
        <w:pStyle w:val="Heading2"/>
        <w:rPr>
          <w:lang w:val="pt-PT"/>
        </w:rPr>
      </w:pPr>
    </w:p>
    <w:p w14:paraId="63C98A66" w14:textId="27907321" w:rsidR="000533DC" w:rsidRDefault="000533DC" w:rsidP="4886D7F4">
      <w:pPr>
        <w:pStyle w:val="Heading2"/>
        <w:rPr>
          <w:lang w:val="pt-PT"/>
        </w:rPr>
      </w:pPr>
      <w:bookmarkStart w:id="11" w:name="_Toc102753340"/>
      <w:r w:rsidRPr="4886D7F4">
        <w:rPr>
          <w:lang w:val="pt-PT"/>
        </w:rPr>
        <w:t>Modelação</w:t>
      </w:r>
      <w:bookmarkEnd w:id="11"/>
    </w:p>
    <w:p w14:paraId="3A53FD1D" w14:textId="645C41E3" w:rsidR="41257BC3" w:rsidRDefault="41257BC3" w:rsidP="41257BC3">
      <w:pPr>
        <w:rPr>
          <w:lang w:val="pt-PT"/>
        </w:rPr>
      </w:pPr>
    </w:p>
    <w:p w14:paraId="4F72D642" w14:textId="62BDE8DF" w:rsidR="41257BC3" w:rsidRDefault="41257BC3" w:rsidP="6038C3A5">
      <w:pPr>
        <w:ind w:firstLine="720"/>
        <w:rPr>
          <w:i/>
          <w:iCs/>
          <w:lang w:val="pt-PT"/>
        </w:rPr>
      </w:pPr>
      <w:r w:rsidRPr="41257BC3">
        <w:rPr>
          <w:lang w:val="pt-PT"/>
        </w:rPr>
        <w:t xml:space="preserve">Após </w:t>
      </w:r>
      <w:r w:rsidR="3CAFC3A1" w:rsidRPr="6038C3A5">
        <w:rPr>
          <w:lang w:val="pt-PT"/>
        </w:rPr>
        <w:t xml:space="preserve">se </w:t>
      </w:r>
      <w:r w:rsidRPr="41257BC3">
        <w:rPr>
          <w:lang w:val="pt-PT"/>
        </w:rPr>
        <w:t xml:space="preserve">ter realizado a análise e tratamento dos dados, </w:t>
      </w:r>
      <w:r w:rsidR="3CAFC3A1" w:rsidRPr="6038C3A5">
        <w:rPr>
          <w:lang w:val="pt-PT"/>
        </w:rPr>
        <w:t>foi</w:t>
      </w:r>
      <w:r w:rsidRPr="41257BC3">
        <w:rPr>
          <w:lang w:val="pt-PT"/>
        </w:rPr>
        <w:t xml:space="preserve"> possível criar modelos de aprendizagem. Entretanto, como o </w:t>
      </w:r>
      <w:proofErr w:type="spellStart"/>
      <w:r w:rsidRPr="41257BC3">
        <w:rPr>
          <w:i/>
          <w:iCs/>
          <w:lang w:val="pt-PT"/>
        </w:rPr>
        <w:t>dataset</w:t>
      </w:r>
      <w:proofErr w:type="spellEnd"/>
      <w:r w:rsidRPr="41257BC3">
        <w:rPr>
          <w:i/>
          <w:iCs/>
          <w:lang w:val="pt-PT"/>
        </w:rPr>
        <w:t xml:space="preserve"> </w:t>
      </w:r>
      <w:r w:rsidRPr="41257BC3">
        <w:rPr>
          <w:lang w:val="pt-PT"/>
        </w:rPr>
        <w:t xml:space="preserve">não veio associado nenhum problema, </w:t>
      </w:r>
      <w:r w:rsidR="3CAFC3A1" w:rsidRPr="6038C3A5">
        <w:rPr>
          <w:lang w:val="pt-PT"/>
        </w:rPr>
        <w:t xml:space="preserve">como mencionado anteriormente, </w:t>
      </w:r>
      <w:r w:rsidRPr="41257BC3">
        <w:rPr>
          <w:lang w:val="pt-PT"/>
        </w:rPr>
        <w:t>houve a necessidade e a possibilidade de criar problemas</w:t>
      </w:r>
      <w:r w:rsidR="3CAFC3A1" w:rsidRPr="6038C3A5">
        <w:rPr>
          <w:lang w:val="pt-PT"/>
        </w:rPr>
        <w:t>.</w:t>
      </w:r>
      <w:r w:rsidRPr="41257BC3">
        <w:rPr>
          <w:lang w:val="pt-PT"/>
        </w:rPr>
        <w:t xml:space="preserve"> Com o objetivo de diversificar e colocar em prática uma maior quantidade de conhecimentos aprendidos nas aulas, </w:t>
      </w:r>
      <w:r w:rsidR="3CAFC3A1" w:rsidRPr="6038C3A5">
        <w:rPr>
          <w:lang w:val="pt-PT"/>
        </w:rPr>
        <w:t>o grupo criou</w:t>
      </w:r>
      <w:r w:rsidRPr="41257BC3">
        <w:rPr>
          <w:lang w:val="pt-PT"/>
        </w:rPr>
        <w:t xml:space="preserve"> um problema de classificação, e outro de regressão</w:t>
      </w:r>
      <w:r w:rsidR="2E60F772" w:rsidRPr="70226FC4">
        <w:rPr>
          <w:lang w:val="pt-PT"/>
        </w:rPr>
        <w:t xml:space="preserve">. </w:t>
      </w:r>
    </w:p>
    <w:p w14:paraId="4B28D192" w14:textId="251E7514" w:rsidR="4886D7F4" w:rsidRDefault="4886D7F4" w:rsidP="4886D7F4">
      <w:pPr>
        <w:rPr>
          <w:lang w:val="pt-PT"/>
        </w:rPr>
      </w:pPr>
    </w:p>
    <w:p w14:paraId="05543A2C" w14:textId="5BC0D6F5" w:rsidR="41257BC3" w:rsidRDefault="41257BC3" w:rsidP="41257BC3">
      <w:pPr>
        <w:pStyle w:val="Heading3"/>
        <w:rPr>
          <w:lang w:val="pt-PT"/>
        </w:rPr>
      </w:pPr>
      <w:bookmarkStart w:id="12" w:name="_Toc102753341"/>
      <w:r w:rsidRPr="41257BC3">
        <w:rPr>
          <w:lang w:val="pt-PT"/>
        </w:rPr>
        <w:t>Problema de Classificação</w:t>
      </w:r>
      <w:bookmarkEnd w:id="12"/>
    </w:p>
    <w:p w14:paraId="7037A975" w14:textId="061753D6" w:rsidR="41257BC3" w:rsidRDefault="41257BC3" w:rsidP="41257BC3">
      <w:pPr>
        <w:rPr>
          <w:lang w:val="pt-PT"/>
        </w:rPr>
      </w:pPr>
    </w:p>
    <w:p w14:paraId="104E0A0E" w14:textId="225FF1EF" w:rsidR="41257BC3" w:rsidRDefault="3CAFC3A1" w:rsidP="41257BC3">
      <w:pPr>
        <w:ind w:firstLine="720"/>
        <w:rPr>
          <w:lang w:val="pt-PT"/>
        </w:rPr>
      </w:pPr>
      <w:r w:rsidRPr="6038C3A5">
        <w:rPr>
          <w:lang w:val="pt-PT"/>
        </w:rPr>
        <w:t>O grupo definiu a previsão do campo de estação de ano como problema de classificação. Chegou-se</w:t>
      </w:r>
      <w:r w:rsidR="41257BC3" w:rsidRPr="41257BC3">
        <w:rPr>
          <w:lang w:val="pt-PT"/>
        </w:rPr>
        <w:t xml:space="preserve"> a este problema através da análise realizada anteriormente das variáveis que tinham valores distintos em determinados meses e épocas do ano.</w:t>
      </w:r>
      <w:r w:rsidR="41257BC3" w:rsidRPr="1D3ACCBD">
        <w:rPr>
          <w:lang w:val="pt-PT"/>
        </w:rPr>
        <w:t xml:space="preserve"> </w:t>
      </w:r>
      <w:r w:rsidRPr="6038C3A5">
        <w:rPr>
          <w:lang w:val="pt-PT"/>
        </w:rPr>
        <w:t>Realizou-se</w:t>
      </w:r>
      <w:r w:rsidR="41257BC3" w:rsidRPr="48A69FCA">
        <w:rPr>
          <w:lang w:val="pt-PT"/>
        </w:rPr>
        <w:t xml:space="preserve"> </w:t>
      </w:r>
      <w:r w:rsidR="41257BC3" w:rsidRPr="3FDE4991">
        <w:rPr>
          <w:lang w:val="pt-PT"/>
        </w:rPr>
        <w:t xml:space="preserve">uma outra </w:t>
      </w:r>
      <w:r w:rsidR="41257BC3" w:rsidRPr="6979C6D7">
        <w:rPr>
          <w:lang w:val="pt-PT"/>
        </w:rPr>
        <w:t xml:space="preserve">análise </w:t>
      </w:r>
      <w:r w:rsidR="41257BC3" w:rsidRPr="3DE05ED0">
        <w:rPr>
          <w:lang w:val="pt-PT"/>
        </w:rPr>
        <w:t xml:space="preserve">para </w:t>
      </w:r>
      <w:r w:rsidR="41257BC3" w:rsidRPr="4DA7A5E7">
        <w:rPr>
          <w:lang w:val="pt-PT"/>
        </w:rPr>
        <w:t xml:space="preserve">verificar </w:t>
      </w:r>
      <w:r w:rsidR="41257BC3" w:rsidRPr="3D579FE2">
        <w:rPr>
          <w:lang w:val="pt-PT"/>
        </w:rPr>
        <w:t xml:space="preserve">com maior detalhe a </w:t>
      </w:r>
      <w:r w:rsidR="41257BC3" w:rsidRPr="7B0C39B1">
        <w:rPr>
          <w:lang w:val="pt-PT"/>
        </w:rPr>
        <w:t xml:space="preserve">variação dos </w:t>
      </w:r>
      <w:r w:rsidR="41257BC3" w:rsidRPr="6CF4FCC7">
        <w:rPr>
          <w:lang w:val="pt-PT"/>
        </w:rPr>
        <w:t xml:space="preserve">dados por estação do </w:t>
      </w:r>
      <w:r w:rsidR="41257BC3" w:rsidRPr="363F53D6">
        <w:rPr>
          <w:lang w:val="pt-PT"/>
        </w:rPr>
        <w:t>ano,</w:t>
      </w:r>
      <w:r w:rsidR="41257BC3" w:rsidRPr="58D4EFD2">
        <w:rPr>
          <w:lang w:val="pt-PT"/>
        </w:rPr>
        <w:t xml:space="preserve"> </w:t>
      </w:r>
      <w:r w:rsidR="41257BC3" w:rsidRPr="046EEF52">
        <w:rPr>
          <w:lang w:val="pt-PT"/>
        </w:rPr>
        <w:t xml:space="preserve">e </w:t>
      </w:r>
      <w:r w:rsidRPr="6038C3A5">
        <w:rPr>
          <w:lang w:val="pt-PT"/>
        </w:rPr>
        <w:t>por fim foi utilizado</w:t>
      </w:r>
      <w:r w:rsidR="41257BC3" w:rsidRPr="7EB49FF4">
        <w:rPr>
          <w:lang w:val="pt-PT"/>
        </w:rPr>
        <w:t xml:space="preserve"> </w:t>
      </w:r>
      <w:r w:rsidR="41257BC3" w:rsidRPr="4EB20086">
        <w:rPr>
          <w:lang w:val="pt-PT"/>
        </w:rPr>
        <w:t xml:space="preserve">agrupamentos de </w:t>
      </w:r>
      <w:r w:rsidR="41257BC3" w:rsidRPr="0CD2CD4B">
        <w:rPr>
          <w:lang w:val="pt-PT"/>
        </w:rPr>
        <w:t>dados a partir do nodo “</w:t>
      </w:r>
      <w:proofErr w:type="spellStart"/>
      <w:r w:rsidR="41257BC3" w:rsidRPr="6038C3A5">
        <w:rPr>
          <w:i/>
          <w:lang w:val="pt-PT"/>
        </w:rPr>
        <w:t>GroupBy</w:t>
      </w:r>
      <w:proofErr w:type="spellEnd"/>
      <w:r w:rsidR="41257BC3" w:rsidRPr="732E89F5">
        <w:rPr>
          <w:lang w:val="pt-PT"/>
        </w:rPr>
        <w:t>”.</w:t>
      </w:r>
    </w:p>
    <w:p w14:paraId="3EA5A14F" w14:textId="01617D1C" w:rsidR="41257BC3" w:rsidRDefault="41257BC3" w:rsidP="1F71F8A4">
      <w:pPr>
        <w:ind w:firstLine="720"/>
        <w:rPr>
          <w:lang w:val="pt-PT"/>
        </w:rPr>
      </w:pPr>
    </w:p>
    <w:p w14:paraId="259433D2" w14:textId="2ECCA883" w:rsidR="41257BC3" w:rsidRDefault="451761E4" w:rsidP="1F71F8A4">
      <w:pPr>
        <w:jc w:val="both"/>
        <w:rPr>
          <w:lang w:val="pt-PT"/>
        </w:rPr>
      </w:pPr>
      <w:r>
        <w:rPr>
          <w:noProof/>
        </w:rPr>
        <w:drawing>
          <wp:inline distT="0" distB="0" distL="0" distR="0" wp14:anchorId="6790A436" wp14:editId="172A0F2C">
            <wp:extent cx="6175375" cy="746191"/>
            <wp:effectExtent l="0" t="0" r="0" b="0"/>
            <wp:docPr id="616644282" name="Picture 61664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7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99E" w14:textId="7F355749" w:rsidR="41257BC3" w:rsidRDefault="748D50ED" w:rsidP="41257BC3">
      <w:pPr>
        <w:ind w:firstLine="720"/>
        <w:rPr>
          <w:lang w:val="pt-PT"/>
        </w:rPr>
      </w:pPr>
      <w:r w:rsidRPr="240FB571">
        <w:rPr>
          <w:lang w:val="pt-PT"/>
        </w:rPr>
        <w:t xml:space="preserve">A partir da </w:t>
      </w:r>
      <w:r w:rsidRPr="1FE51C05">
        <w:rPr>
          <w:lang w:val="pt-PT"/>
        </w:rPr>
        <w:t>tabela acima</w:t>
      </w:r>
      <w:r w:rsidRPr="5BC10DE0">
        <w:rPr>
          <w:lang w:val="pt-PT"/>
        </w:rPr>
        <w:t xml:space="preserve">, </w:t>
      </w:r>
      <w:r w:rsidRPr="2094E428">
        <w:rPr>
          <w:lang w:val="pt-PT"/>
        </w:rPr>
        <w:t xml:space="preserve">é </w:t>
      </w:r>
      <w:r w:rsidRPr="05179438">
        <w:rPr>
          <w:lang w:val="pt-PT"/>
        </w:rPr>
        <w:t xml:space="preserve">possível verificar </w:t>
      </w:r>
      <w:r w:rsidRPr="30173450">
        <w:rPr>
          <w:lang w:val="pt-PT"/>
        </w:rPr>
        <w:t xml:space="preserve">que no verão </w:t>
      </w:r>
      <w:r w:rsidRPr="2AEF89A5">
        <w:rPr>
          <w:lang w:val="pt-PT"/>
        </w:rPr>
        <w:t xml:space="preserve">e no inverno </w:t>
      </w:r>
      <w:r w:rsidRPr="07F9CC82">
        <w:rPr>
          <w:lang w:val="pt-PT"/>
        </w:rPr>
        <w:t xml:space="preserve">as </w:t>
      </w:r>
      <w:r w:rsidRPr="4C616FD4">
        <w:rPr>
          <w:lang w:val="pt-PT"/>
        </w:rPr>
        <w:t xml:space="preserve">variáveis possuem </w:t>
      </w:r>
      <w:r w:rsidRPr="415F2190">
        <w:rPr>
          <w:lang w:val="pt-PT"/>
        </w:rPr>
        <w:t xml:space="preserve">comportamentos muito </w:t>
      </w:r>
      <w:r w:rsidRPr="35846D62">
        <w:rPr>
          <w:lang w:val="pt-PT"/>
        </w:rPr>
        <w:t xml:space="preserve">distintos, e </w:t>
      </w:r>
      <w:r w:rsidR="7D55E548" w:rsidRPr="6038C3A5">
        <w:rPr>
          <w:lang w:val="pt-PT"/>
        </w:rPr>
        <w:t xml:space="preserve">a </w:t>
      </w:r>
      <w:r w:rsidRPr="39B5F73A">
        <w:rPr>
          <w:lang w:val="pt-PT"/>
        </w:rPr>
        <w:t xml:space="preserve">primavera e </w:t>
      </w:r>
      <w:r w:rsidR="7D55E548" w:rsidRPr="6038C3A5">
        <w:rPr>
          <w:lang w:val="pt-PT"/>
        </w:rPr>
        <w:t xml:space="preserve">o </w:t>
      </w:r>
      <w:r w:rsidRPr="39B5F73A">
        <w:rPr>
          <w:lang w:val="pt-PT"/>
        </w:rPr>
        <w:t xml:space="preserve">outono </w:t>
      </w:r>
      <w:r w:rsidRPr="3278FFD9">
        <w:rPr>
          <w:lang w:val="pt-PT"/>
        </w:rPr>
        <w:t xml:space="preserve">têm </w:t>
      </w:r>
      <w:r w:rsidRPr="1E8E0FC2">
        <w:rPr>
          <w:lang w:val="pt-PT"/>
        </w:rPr>
        <w:t xml:space="preserve">valores intermédios </w:t>
      </w:r>
      <w:r w:rsidRPr="730481CB">
        <w:rPr>
          <w:lang w:val="pt-PT"/>
        </w:rPr>
        <w:t xml:space="preserve">e </w:t>
      </w:r>
      <w:r w:rsidRPr="4308D2C9">
        <w:rPr>
          <w:lang w:val="pt-PT"/>
        </w:rPr>
        <w:t>próximos um do outro.</w:t>
      </w:r>
      <w:r w:rsidRPr="2CD050F5">
        <w:rPr>
          <w:lang w:val="pt-PT"/>
        </w:rPr>
        <w:t xml:space="preserve"> </w:t>
      </w:r>
      <w:r w:rsidRPr="05179438">
        <w:rPr>
          <w:lang w:val="pt-PT"/>
        </w:rPr>
        <w:t>Como</w:t>
      </w:r>
      <w:r w:rsidRPr="053ADEC7">
        <w:rPr>
          <w:lang w:val="pt-PT"/>
        </w:rPr>
        <w:t xml:space="preserve"> todo problema de </w:t>
      </w:r>
      <w:proofErr w:type="spellStart"/>
      <w:r w:rsidRPr="053ADEC7">
        <w:rPr>
          <w:i/>
          <w:iCs/>
          <w:lang w:val="pt-PT"/>
        </w:rPr>
        <w:t>machine</w:t>
      </w:r>
      <w:proofErr w:type="spellEnd"/>
      <w:r w:rsidRPr="053ADEC7">
        <w:rPr>
          <w:i/>
          <w:iCs/>
          <w:lang w:val="pt-PT"/>
        </w:rPr>
        <w:t xml:space="preserve"> </w:t>
      </w:r>
      <w:proofErr w:type="spellStart"/>
      <w:proofErr w:type="gramStart"/>
      <w:r w:rsidRPr="053ADEC7">
        <w:rPr>
          <w:i/>
          <w:iCs/>
          <w:lang w:val="pt-PT"/>
        </w:rPr>
        <w:t>learning</w:t>
      </w:r>
      <w:proofErr w:type="spellEnd"/>
      <w:r w:rsidRPr="053ADEC7">
        <w:rPr>
          <w:i/>
          <w:iCs/>
          <w:lang w:val="pt-PT"/>
        </w:rPr>
        <w:t xml:space="preserve"> </w:t>
      </w:r>
      <w:r w:rsidRPr="053ADEC7">
        <w:rPr>
          <w:lang w:val="pt-PT"/>
        </w:rPr>
        <w:t xml:space="preserve"> surge</w:t>
      </w:r>
      <w:proofErr w:type="gramEnd"/>
      <w:r w:rsidRPr="053ADEC7">
        <w:rPr>
          <w:lang w:val="pt-PT"/>
        </w:rPr>
        <w:t xml:space="preserve"> de </w:t>
      </w:r>
      <w:r w:rsidRPr="5410C148">
        <w:rPr>
          <w:lang w:val="pt-PT"/>
        </w:rPr>
        <w:t xml:space="preserve">uma </w:t>
      </w:r>
      <w:r w:rsidRPr="053ADEC7">
        <w:rPr>
          <w:lang w:val="pt-PT"/>
        </w:rPr>
        <w:t xml:space="preserve">hipótese criada a partir de observações e estudos, </w:t>
      </w:r>
      <w:r w:rsidR="7D55E548" w:rsidRPr="6038C3A5">
        <w:rPr>
          <w:lang w:val="pt-PT"/>
        </w:rPr>
        <w:t>o grupo chegou à</w:t>
      </w:r>
      <w:r w:rsidRPr="56355097">
        <w:rPr>
          <w:lang w:val="pt-PT"/>
        </w:rPr>
        <w:t xml:space="preserve"> seguinte </w:t>
      </w:r>
      <w:r w:rsidRPr="719254ED">
        <w:rPr>
          <w:lang w:val="pt-PT"/>
        </w:rPr>
        <w:t>hipótese: “</w:t>
      </w:r>
      <w:r w:rsidRPr="6AF6AD5F">
        <w:rPr>
          <w:lang w:val="pt-PT"/>
        </w:rPr>
        <w:t xml:space="preserve">A cidade de </w:t>
      </w:r>
      <w:r w:rsidRPr="0F9814F5">
        <w:rPr>
          <w:lang w:val="pt-PT"/>
        </w:rPr>
        <w:t>Madrid</w:t>
      </w:r>
      <w:r w:rsidRPr="5876390E">
        <w:rPr>
          <w:lang w:val="pt-PT"/>
        </w:rPr>
        <w:t xml:space="preserve"> </w:t>
      </w:r>
      <w:r w:rsidRPr="43E3A030">
        <w:rPr>
          <w:lang w:val="pt-PT"/>
        </w:rPr>
        <w:t>possui</w:t>
      </w:r>
      <w:r w:rsidRPr="2D4903FC">
        <w:rPr>
          <w:lang w:val="pt-PT"/>
        </w:rPr>
        <w:t xml:space="preserve"> </w:t>
      </w:r>
      <w:r w:rsidRPr="0FDDA35C">
        <w:rPr>
          <w:lang w:val="pt-PT"/>
        </w:rPr>
        <w:t xml:space="preserve">4 </w:t>
      </w:r>
      <w:r w:rsidRPr="769A4B76">
        <w:rPr>
          <w:lang w:val="pt-PT"/>
        </w:rPr>
        <w:t xml:space="preserve">estações bem </w:t>
      </w:r>
      <w:r w:rsidRPr="3FE4A285">
        <w:rPr>
          <w:lang w:val="pt-PT"/>
        </w:rPr>
        <w:t>definidas</w:t>
      </w:r>
      <w:r w:rsidRPr="3A02760D">
        <w:rPr>
          <w:lang w:val="pt-PT"/>
        </w:rPr>
        <w:t>?”.</w:t>
      </w:r>
    </w:p>
    <w:p w14:paraId="0148A94E" w14:textId="080FE75A" w:rsidR="1E402F2E" w:rsidRDefault="1E402F2E" w:rsidP="2A0418DF">
      <w:pPr>
        <w:ind w:firstLine="720"/>
        <w:rPr>
          <w:lang w:val="pt-PT"/>
        </w:rPr>
      </w:pPr>
      <w:r w:rsidRPr="2A0418DF">
        <w:rPr>
          <w:lang w:val="pt-PT"/>
        </w:rPr>
        <w:t>Com o objetivo de testar esta hipóteses definida foram cr</w:t>
      </w:r>
      <w:r w:rsidR="2A0418DF" w:rsidRPr="2A0418DF">
        <w:rPr>
          <w:lang w:val="pt-PT"/>
        </w:rPr>
        <w:t xml:space="preserve">iados modelos a partir de duas técnicas de </w:t>
      </w:r>
      <w:r w:rsidR="3F662E02" w:rsidRPr="3F662E02">
        <w:rPr>
          <w:lang w:val="pt-PT"/>
        </w:rPr>
        <w:t>classificação</w:t>
      </w:r>
      <w:r w:rsidR="564CB191" w:rsidRPr="4ED4445E">
        <w:rPr>
          <w:lang w:val="pt-PT"/>
        </w:rPr>
        <w:t xml:space="preserve">: </w:t>
      </w:r>
      <w:proofErr w:type="spellStart"/>
      <w:r w:rsidR="564CB191" w:rsidRPr="2F78425D">
        <w:rPr>
          <w:i/>
          <w:lang w:val="pt-PT"/>
        </w:rPr>
        <w:t>Decision</w:t>
      </w:r>
      <w:proofErr w:type="spellEnd"/>
      <w:r w:rsidR="564CB191" w:rsidRPr="2F78425D">
        <w:rPr>
          <w:i/>
          <w:lang w:val="pt-PT"/>
        </w:rPr>
        <w:t xml:space="preserve"> </w:t>
      </w:r>
      <w:proofErr w:type="spellStart"/>
      <w:r w:rsidR="564CB191" w:rsidRPr="2F78425D">
        <w:rPr>
          <w:i/>
          <w:lang w:val="pt-PT"/>
        </w:rPr>
        <w:t>Tree</w:t>
      </w:r>
      <w:proofErr w:type="spellEnd"/>
      <w:r w:rsidR="564CB191" w:rsidRPr="2F78425D">
        <w:rPr>
          <w:i/>
          <w:lang w:val="pt-PT"/>
        </w:rPr>
        <w:t xml:space="preserve"> </w:t>
      </w:r>
      <w:proofErr w:type="spellStart"/>
      <w:r w:rsidR="564CB191" w:rsidRPr="2F78425D">
        <w:rPr>
          <w:i/>
          <w:lang w:val="pt-PT"/>
        </w:rPr>
        <w:t>Learner</w:t>
      </w:r>
      <w:proofErr w:type="spellEnd"/>
      <w:r w:rsidR="564CB191" w:rsidRPr="0183FF39">
        <w:rPr>
          <w:lang w:val="pt-PT"/>
        </w:rPr>
        <w:t xml:space="preserve"> e </w:t>
      </w:r>
      <w:proofErr w:type="spellStart"/>
      <w:proofErr w:type="gramStart"/>
      <w:r w:rsidR="564CB191" w:rsidRPr="6B178F76">
        <w:rPr>
          <w:i/>
          <w:lang w:val="pt-PT"/>
        </w:rPr>
        <w:t>Clustering</w:t>
      </w:r>
      <w:proofErr w:type="spellEnd"/>
      <w:r w:rsidR="564CB191" w:rsidRPr="0CD4C589">
        <w:rPr>
          <w:lang w:val="pt-PT"/>
        </w:rPr>
        <w:t xml:space="preserve"> .</w:t>
      </w:r>
      <w:proofErr w:type="gramEnd"/>
    </w:p>
    <w:p w14:paraId="282B39C2" w14:textId="43CF800D" w:rsidR="42C50ACA" w:rsidRDefault="42C50ACA" w:rsidP="42C50ACA">
      <w:pPr>
        <w:ind w:firstLine="720"/>
        <w:rPr>
          <w:lang w:val="pt-PT"/>
        </w:rPr>
      </w:pPr>
    </w:p>
    <w:p w14:paraId="5C5B56DB" w14:textId="62E6EFC6" w:rsidR="7B96F0DD" w:rsidRDefault="274FDA36" w:rsidP="274FDA36">
      <w:pPr>
        <w:pStyle w:val="ListParagraph"/>
        <w:numPr>
          <w:ilvl w:val="0"/>
          <w:numId w:val="10"/>
        </w:numPr>
        <w:rPr>
          <w:rFonts w:eastAsiaTheme="minorEastAsia"/>
          <w:lang w:val="pt-PT"/>
        </w:rPr>
      </w:pPr>
      <w:proofErr w:type="spellStart"/>
      <w:r w:rsidRPr="79F5F678">
        <w:rPr>
          <w:b/>
          <w:lang w:val="pt-PT"/>
        </w:rPr>
        <w:t>Decision</w:t>
      </w:r>
      <w:proofErr w:type="spellEnd"/>
      <w:r w:rsidRPr="79F5F678">
        <w:rPr>
          <w:b/>
          <w:lang w:val="pt-PT"/>
        </w:rPr>
        <w:t xml:space="preserve"> </w:t>
      </w:r>
      <w:proofErr w:type="spellStart"/>
      <w:r w:rsidRPr="79F5F678">
        <w:rPr>
          <w:b/>
          <w:lang w:val="pt-PT"/>
        </w:rPr>
        <w:t>Tree</w:t>
      </w:r>
      <w:proofErr w:type="spellEnd"/>
      <w:r w:rsidRPr="79F5F678">
        <w:rPr>
          <w:b/>
          <w:lang w:val="pt-PT"/>
        </w:rPr>
        <w:t xml:space="preserve"> </w:t>
      </w:r>
      <w:proofErr w:type="spellStart"/>
      <w:r w:rsidR="79F5F678" w:rsidRPr="79F5F678">
        <w:rPr>
          <w:b/>
          <w:bCs/>
          <w:lang w:val="pt-PT"/>
        </w:rPr>
        <w:t>Learner</w:t>
      </w:r>
      <w:proofErr w:type="spellEnd"/>
    </w:p>
    <w:p w14:paraId="182F32A1" w14:textId="5CE6AF70" w:rsidR="6CD93A1C" w:rsidRDefault="6B9C14EC" w:rsidP="41520A06">
      <w:pPr>
        <w:ind w:firstLine="720"/>
        <w:rPr>
          <w:b/>
          <w:bCs/>
          <w:lang w:val="pt-PT"/>
        </w:rPr>
      </w:pPr>
      <w:r w:rsidRPr="6B9C14EC">
        <w:rPr>
          <w:lang w:val="pt-PT"/>
        </w:rPr>
        <w:t xml:space="preserve">Nesta técnica foi </w:t>
      </w:r>
      <w:r w:rsidR="01ACC343" w:rsidRPr="01ACC343">
        <w:rPr>
          <w:lang w:val="pt-PT"/>
        </w:rPr>
        <w:t xml:space="preserve">utilizado o modelo com </w:t>
      </w:r>
      <w:r w:rsidR="0EB2B522" w:rsidRPr="0EB2B522">
        <w:rPr>
          <w:lang w:val="pt-PT"/>
        </w:rPr>
        <w:t>supervisão</w:t>
      </w:r>
      <w:r w:rsidR="103E13FA" w:rsidRPr="103E13FA">
        <w:rPr>
          <w:lang w:val="pt-PT"/>
        </w:rPr>
        <w:t xml:space="preserve">, e </w:t>
      </w:r>
      <w:r w:rsidR="5F659F52" w:rsidRPr="5F659F52">
        <w:rPr>
          <w:lang w:val="pt-PT"/>
        </w:rPr>
        <w:t>c</w:t>
      </w:r>
      <w:r w:rsidR="3E5C380A" w:rsidRPr="5F659F52">
        <w:rPr>
          <w:lang w:val="pt-PT"/>
        </w:rPr>
        <w:t>om</w:t>
      </w:r>
      <w:r w:rsidR="3E5C380A" w:rsidRPr="41520A06">
        <w:rPr>
          <w:lang w:val="pt-PT"/>
        </w:rPr>
        <w:t xml:space="preserve"> o objetivo de validar e analisar se </w:t>
      </w:r>
      <w:r w:rsidR="100BF67F" w:rsidRPr="6038C3A5">
        <w:rPr>
          <w:lang w:val="pt-PT"/>
        </w:rPr>
        <w:t>o</w:t>
      </w:r>
      <w:r w:rsidR="3E5C380A" w:rsidRPr="41520A06">
        <w:rPr>
          <w:lang w:val="pt-PT"/>
        </w:rPr>
        <w:t xml:space="preserve"> modelo obteve resultados satisfatórios, é necessário ter dados de treino, que servirão para a criação do modelo, e dados de teste, que terão a utilidade de testar o modelo criado.</w:t>
      </w:r>
    </w:p>
    <w:p w14:paraId="7C91A9E0" w14:textId="3FEB5F27" w:rsidR="6CD93A1C" w:rsidRDefault="3E5C380A" w:rsidP="22D76036">
      <w:pPr>
        <w:ind w:firstLine="720"/>
        <w:rPr>
          <w:b/>
          <w:bCs/>
          <w:lang w:val="pt-PT"/>
        </w:rPr>
      </w:pPr>
      <w:r w:rsidRPr="66B0831E">
        <w:rPr>
          <w:lang w:val="pt-PT"/>
        </w:rPr>
        <w:t xml:space="preserve">A fim de cumprir este requisito, foi utilizado duas técnicas </w:t>
      </w:r>
      <w:r w:rsidR="100BF67F" w:rsidRPr="6038C3A5">
        <w:rPr>
          <w:lang w:val="pt-PT"/>
        </w:rPr>
        <w:t>de</w:t>
      </w:r>
      <w:r w:rsidRPr="66B0831E">
        <w:rPr>
          <w:lang w:val="pt-PT"/>
        </w:rPr>
        <w:t xml:space="preserve"> separação de dados,</w:t>
      </w:r>
      <w:r w:rsidRPr="1B58E0EB">
        <w:rPr>
          <w:i/>
          <w:lang w:val="pt-PT"/>
        </w:rPr>
        <w:t xml:space="preserve"> X-</w:t>
      </w:r>
      <w:proofErr w:type="spellStart"/>
      <w:proofErr w:type="gramStart"/>
      <w:r w:rsidRPr="1B58E0EB">
        <w:rPr>
          <w:i/>
          <w:lang w:val="pt-PT"/>
        </w:rPr>
        <w:t>Partitioner</w:t>
      </w:r>
      <w:proofErr w:type="spellEnd"/>
      <w:r w:rsidRPr="1B58E0EB">
        <w:rPr>
          <w:i/>
          <w:lang w:val="pt-PT"/>
        </w:rPr>
        <w:t xml:space="preserve"> </w:t>
      </w:r>
      <w:r w:rsidR="75684592" w:rsidRPr="03F6914D">
        <w:rPr>
          <w:lang w:val="pt-PT"/>
        </w:rPr>
        <w:t xml:space="preserve"> e</w:t>
      </w:r>
      <w:proofErr w:type="gramEnd"/>
      <w:r w:rsidR="75684592" w:rsidRPr="03F6914D">
        <w:rPr>
          <w:lang w:val="pt-PT"/>
        </w:rPr>
        <w:t xml:space="preserve"> </w:t>
      </w:r>
      <w:proofErr w:type="spellStart"/>
      <w:r w:rsidR="75684592" w:rsidRPr="7B122366">
        <w:rPr>
          <w:i/>
          <w:lang w:val="pt-PT"/>
        </w:rPr>
        <w:t>Partitioning</w:t>
      </w:r>
      <w:proofErr w:type="spellEnd"/>
      <w:r w:rsidR="75684592" w:rsidRPr="636BFDA3">
        <w:rPr>
          <w:lang w:val="pt-PT"/>
        </w:rPr>
        <w:t>.</w:t>
      </w:r>
      <w:r w:rsidR="75684592" w:rsidRPr="03F6914D">
        <w:rPr>
          <w:lang w:val="pt-PT"/>
        </w:rPr>
        <w:t xml:space="preserve"> </w:t>
      </w:r>
    </w:p>
    <w:p w14:paraId="214447C4" w14:textId="05FD0183" w:rsidR="41257BC3" w:rsidRDefault="3C529780" w:rsidP="41257BC3">
      <w:pPr>
        <w:rPr>
          <w:lang w:val="pt-PT"/>
        </w:rPr>
      </w:pPr>
      <w:r>
        <w:rPr>
          <w:noProof/>
        </w:rPr>
        <w:drawing>
          <wp:inline distT="0" distB="0" distL="0" distR="0" wp14:anchorId="5CB14F67" wp14:editId="0E6544C8">
            <wp:extent cx="3171825" cy="3048000"/>
            <wp:effectExtent l="0" t="0" r="0" b="0"/>
            <wp:docPr id="252324644" name="Picture 25232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CB49" w14:textId="50350EEE" w:rsidR="235D202F" w:rsidRDefault="235D202F" w:rsidP="3C529780">
      <w:pPr>
        <w:jc w:val="both"/>
      </w:pPr>
    </w:p>
    <w:p w14:paraId="5A959182" w14:textId="331D26F5" w:rsidR="41257BC3" w:rsidRDefault="78B7DFC1" w:rsidP="6038C3A5">
      <w:pPr>
        <w:ind w:firstLine="720"/>
        <w:jc w:val="both"/>
        <w:rPr>
          <w:lang w:val="pt-PT"/>
        </w:rPr>
      </w:pPr>
      <w:r w:rsidRPr="66A5C974">
        <w:rPr>
          <w:lang w:val="pt-PT"/>
        </w:rPr>
        <w:t xml:space="preserve">Foi </w:t>
      </w:r>
      <w:r w:rsidR="3BFACA7A" w:rsidRPr="6038C3A5">
        <w:rPr>
          <w:lang w:val="pt-PT"/>
        </w:rPr>
        <w:t xml:space="preserve">também </w:t>
      </w:r>
      <w:r w:rsidRPr="66A5C974">
        <w:rPr>
          <w:lang w:val="pt-PT"/>
        </w:rPr>
        <w:t xml:space="preserve">utilizado </w:t>
      </w:r>
      <w:r w:rsidRPr="38DFB2C2">
        <w:rPr>
          <w:lang w:val="pt-PT"/>
        </w:rPr>
        <w:t xml:space="preserve">como </w:t>
      </w:r>
      <w:r w:rsidR="57EBA920" w:rsidRPr="38DFB2C2">
        <w:rPr>
          <w:lang w:val="pt-PT"/>
        </w:rPr>
        <w:t>critérios</w:t>
      </w:r>
      <w:r w:rsidR="57EBA920" w:rsidRPr="57EBA920">
        <w:rPr>
          <w:lang w:val="pt-PT"/>
        </w:rPr>
        <w:t xml:space="preserve"> </w:t>
      </w:r>
      <w:r w:rsidR="0C470E6D" w:rsidRPr="0C470E6D">
        <w:rPr>
          <w:lang w:val="pt-PT"/>
        </w:rPr>
        <w:t xml:space="preserve">de </w:t>
      </w:r>
      <w:r w:rsidR="0C470E6D" w:rsidRPr="63DEBB62">
        <w:rPr>
          <w:lang w:val="pt-PT"/>
        </w:rPr>
        <w:t xml:space="preserve">separação no nodo </w:t>
      </w:r>
      <w:r w:rsidR="0C470E6D" w:rsidRPr="63DEBB62">
        <w:rPr>
          <w:i/>
          <w:iCs/>
          <w:lang w:val="pt-PT"/>
        </w:rPr>
        <w:t>X</w:t>
      </w:r>
      <w:r w:rsidR="0C470E6D" w:rsidRPr="58703A29">
        <w:rPr>
          <w:i/>
          <w:iCs/>
          <w:lang w:val="pt-PT"/>
        </w:rPr>
        <w:t>-</w:t>
      </w:r>
      <w:proofErr w:type="spellStart"/>
      <w:r w:rsidR="0C470E6D" w:rsidRPr="73639C3B">
        <w:rPr>
          <w:i/>
          <w:iCs/>
          <w:lang w:val="pt-PT"/>
        </w:rPr>
        <w:t>partitioner</w:t>
      </w:r>
      <w:proofErr w:type="spellEnd"/>
      <w:r w:rsidR="0C470E6D" w:rsidRPr="6038C3A5">
        <w:rPr>
          <w:lang w:val="pt-PT"/>
        </w:rPr>
        <w:t xml:space="preserve"> </w:t>
      </w:r>
      <w:r w:rsidR="0C470E6D" w:rsidRPr="071A06ED">
        <w:rPr>
          <w:lang w:val="pt-PT"/>
        </w:rPr>
        <w:t xml:space="preserve">3 </w:t>
      </w:r>
      <w:r w:rsidR="0C470E6D" w:rsidRPr="54713C7E">
        <w:rPr>
          <w:lang w:val="pt-PT"/>
        </w:rPr>
        <w:t>validações</w:t>
      </w:r>
      <w:r w:rsidR="0C470E6D" w:rsidRPr="08981C65">
        <w:rPr>
          <w:lang w:val="pt-PT"/>
        </w:rPr>
        <w:t>,</w:t>
      </w:r>
      <w:r w:rsidR="0C470E6D" w:rsidRPr="54713C7E">
        <w:rPr>
          <w:lang w:val="pt-PT"/>
        </w:rPr>
        <w:t xml:space="preserve"> </w:t>
      </w:r>
      <w:r w:rsidR="0C470E6D" w:rsidRPr="53DA0540">
        <w:rPr>
          <w:lang w:val="pt-PT"/>
        </w:rPr>
        <w:t xml:space="preserve">pelo </w:t>
      </w:r>
      <w:r w:rsidR="0C470E6D" w:rsidRPr="5A4817D4">
        <w:rPr>
          <w:lang w:val="pt-PT"/>
        </w:rPr>
        <w:t xml:space="preserve">motivo de </w:t>
      </w:r>
      <w:r w:rsidR="0C470E6D" w:rsidRPr="19CF981C">
        <w:rPr>
          <w:lang w:val="pt-PT"/>
        </w:rPr>
        <w:t xml:space="preserve">ser pouca </w:t>
      </w:r>
      <w:r w:rsidR="0C470E6D" w:rsidRPr="6E460A25">
        <w:rPr>
          <w:lang w:val="pt-PT"/>
        </w:rPr>
        <w:t xml:space="preserve">quantidade de dados </w:t>
      </w:r>
      <w:r w:rsidR="0C470E6D" w:rsidRPr="03CCCA9E">
        <w:rPr>
          <w:lang w:val="pt-PT"/>
        </w:rPr>
        <w:t>e</w:t>
      </w:r>
      <w:r w:rsidR="0C470E6D" w:rsidRPr="661582A2">
        <w:rPr>
          <w:lang w:val="pt-PT"/>
        </w:rPr>
        <w:t xml:space="preserve"> ter sido o </w:t>
      </w:r>
      <w:r w:rsidR="0C470E6D" w:rsidRPr="4C688879">
        <w:rPr>
          <w:lang w:val="pt-PT"/>
        </w:rPr>
        <w:t xml:space="preserve">que apresentou </w:t>
      </w:r>
      <w:r w:rsidR="0C470E6D" w:rsidRPr="72F1A7CA">
        <w:rPr>
          <w:lang w:val="pt-PT"/>
        </w:rPr>
        <w:t xml:space="preserve">melhores resultados, e </w:t>
      </w:r>
      <w:r w:rsidR="0C470E6D" w:rsidRPr="6E363014">
        <w:rPr>
          <w:lang w:val="pt-PT"/>
        </w:rPr>
        <w:t xml:space="preserve">para </w:t>
      </w:r>
      <w:r w:rsidR="0C470E6D" w:rsidRPr="601EF32A">
        <w:rPr>
          <w:lang w:val="pt-PT"/>
        </w:rPr>
        <w:t xml:space="preserve">o modo </w:t>
      </w:r>
      <w:r w:rsidR="0C470E6D" w:rsidRPr="3414F873">
        <w:rPr>
          <w:lang w:val="pt-PT"/>
        </w:rPr>
        <w:t xml:space="preserve">com que é </w:t>
      </w:r>
      <w:r w:rsidR="0C470E6D" w:rsidRPr="11786C0B">
        <w:rPr>
          <w:lang w:val="pt-PT"/>
        </w:rPr>
        <w:t>escolhido os</w:t>
      </w:r>
      <w:r w:rsidR="0C470E6D" w:rsidRPr="42F88979">
        <w:rPr>
          <w:lang w:val="pt-PT"/>
        </w:rPr>
        <w:t xml:space="preserve"> dados </w:t>
      </w:r>
      <w:r w:rsidR="0C470E6D" w:rsidRPr="3D50720D">
        <w:rPr>
          <w:lang w:val="pt-PT"/>
        </w:rPr>
        <w:t xml:space="preserve">foi </w:t>
      </w:r>
      <w:r w:rsidR="0C470E6D" w:rsidRPr="65F5CE80">
        <w:rPr>
          <w:lang w:val="pt-PT"/>
        </w:rPr>
        <w:t xml:space="preserve">utilizado </w:t>
      </w:r>
      <w:r w:rsidR="0C470E6D" w:rsidRPr="24169B45">
        <w:rPr>
          <w:lang w:val="pt-PT"/>
        </w:rPr>
        <w:t xml:space="preserve">o </w:t>
      </w:r>
      <w:proofErr w:type="spellStart"/>
      <w:r w:rsidR="0C470E6D" w:rsidRPr="46729079">
        <w:rPr>
          <w:i/>
          <w:iCs/>
          <w:lang w:val="pt-PT"/>
        </w:rPr>
        <w:t>Stratified</w:t>
      </w:r>
      <w:proofErr w:type="spellEnd"/>
      <w:r w:rsidR="0C470E6D" w:rsidRPr="46729079">
        <w:rPr>
          <w:i/>
          <w:iCs/>
          <w:lang w:val="pt-PT"/>
        </w:rPr>
        <w:t xml:space="preserve"> </w:t>
      </w:r>
      <w:proofErr w:type="spellStart"/>
      <w:r w:rsidR="0C470E6D" w:rsidRPr="46729079">
        <w:rPr>
          <w:i/>
          <w:iCs/>
          <w:lang w:val="pt-PT"/>
        </w:rPr>
        <w:t>Sampling</w:t>
      </w:r>
      <w:proofErr w:type="spellEnd"/>
      <w:r w:rsidR="0C470E6D" w:rsidRPr="46729079">
        <w:rPr>
          <w:i/>
          <w:iCs/>
          <w:lang w:val="pt-PT"/>
        </w:rPr>
        <w:t xml:space="preserve"> </w:t>
      </w:r>
      <w:r w:rsidR="71260924" w:rsidRPr="2F1AAFF1">
        <w:rPr>
          <w:lang w:val="pt-PT"/>
        </w:rPr>
        <w:t xml:space="preserve">para a coluna </w:t>
      </w:r>
      <w:r w:rsidR="71260924" w:rsidRPr="512D4E7B">
        <w:rPr>
          <w:lang w:val="pt-PT"/>
        </w:rPr>
        <w:t>‘</w:t>
      </w:r>
      <w:r w:rsidR="71260924" w:rsidRPr="08CD9DEA">
        <w:rPr>
          <w:lang w:val="pt-PT"/>
        </w:rPr>
        <w:t>estação’, de forma que os dados sejam escolhidos de igual forma para cada estação</w:t>
      </w:r>
      <w:r w:rsidR="71260924" w:rsidRPr="32D3EC64">
        <w:rPr>
          <w:lang w:val="pt-PT"/>
        </w:rPr>
        <w:t xml:space="preserve">, para </w:t>
      </w:r>
      <w:r w:rsidR="51F66A68" w:rsidRPr="43010D7C">
        <w:rPr>
          <w:lang w:val="pt-PT"/>
        </w:rPr>
        <w:t xml:space="preserve">assim </w:t>
      </w:r>
      <w:r w:rsidR="51F66A68" w:rsidRPr="74334A56">
        <w:rPr>
          <w:lang w:val="pt-PT"/>
        </w:rPr>
        <w:t xml:space="preserve">evitar enviesamento, o chamado </w:t>
      </w:r>
      <w:proofErr w:type="spellStart"/>
      <w:r w:rsidR="51F66A68" w:rsidRPr="757C42F0">
        <w:rPr>
          <w:i/>
          <w:iCs/>
          <w:lang w:val="pt-PT"/>
        </w:rPr>
        <w:t>bias</w:t>
      </w:r>
      <w:proofErr w:type="spellEnd"/>
      <w:r w:rsidR="51F66A68" w:rsidRPr="757C42F0">
        <w:rPr>
          <w:i/>
          <w:iCs/>
          <w:lang w:val="pt-PT"/>
        </w:rPr>
        <w:t xml:space="preserve"> </w:t>
      </w:r>
      <w:r w:rsidR="61B4BA04" w:rsidRPr="17A57927">
        <w:rPr>
          <w:lang w:val="pt-PT"/>
        </w:rPr>
        <w:t xml:space="preserve">problema muito encontrado </w:t>
      </w:r>
      <w:r w:rsidR="51F66A68" w:rsidRPr="11916197">
        <w:rPr>
          <w:lang w:val="pt-PT"/>
        </w:rPr>
        <w:t>no</w:t>
      </w:r>
      <w:r w:rsidR="51F66A68" w:rsidRPr="17A57927">
        <w:rPr>
          <w:i/>
          <w:lang w:val="pt-PT"/>
        </w:rPr>
        <w:t xml:space="preserve"> </w:t>
      </w:r>
      <w:r w:rsidR="51F66A68" w:rsidRPr="11916197">
        <w:rPr>
          <w:lang w:val="pt-PT"/>
        </w:rPr>
        <w:t xml:space="preserve">estudo de </w:t>
      </w:r>
      <w:proofErr w:type="spellStart"/>
      <w:r w:rsidR="51F66A68" w:rsidRPr="5D184161">
        <w:rPr>
          <w:i/>
          <w:iCs/>
          <w:lang w:val="pt-PT"/>
        </w:rPr>
        <w:t>machine</w:t>
      </w:r>
      <w:proofErr w:type="spellEnd"/>
      <w:r w:rsidR="51F66A68" w:rsidRPr="5D184161">
        <w:rPr>
          <w:i/>
          <w:iCs/>
          <w:lang w:val="pt-PT"/>
        </w:rPr>
        <w:t xml:space="preserve"> </w:t>
      </w:r>
      <w:proofErr w:type="spellStart"/>
      <w:r w:rsidR="51F66A68" w:rsidRPr="5D184161">
        <w:rPr>
          <w:i/>
          <w:iCs/>
          <w:lang w:val="pt-PT"/>
        </w:rPr>
        <w:t>learning</w:t>
      </w:r>
      <w:proofErr w:type="spellEnd"/>
      <w:r w:rsidR="51F66A68" w:rsidRPr="5D184161">
        <w:rPr>
          <w:lang w:val="pt-PT"/>
        </w:rPr>
        <w:t>.</w:t>
      </w:r>
      <w:r w:rsidR="0C470E6D" w:rsidRPr="22353C7D">
        <w:rPr>
          <w:lang w:val="pt-PT"/>
        </w:rPr>
        <w:t xml:space="preserve"> </w:t>
      </w:r>
      <w:r w:rsidR="71260924" w:rsidRPr="557FBB65">
        <w:rPr>
          <w:lang w:val="pt-PT"/>
        </w:rPr>
        <w:t xml:space="preserve">E para o </w:t>
      </w:r>
      <w:proofErr w:type="spellStart"/>
      <w:r w:rsidR="71260924" w:rsidRPr="334F61F2">
        <w:rPr>
          <w:i/>
          <w:iCs/>
          <w:lang w:val="pt-PT"/>
        </w:rPr>
        <w:t>Partitioning</w:t>
      </w:r>
      <w:proofErr w:type="spellEnd"/>
      <w:r w:rsidR="71260924" w:rsidRPr="334F61F2">
        <w:rPr>
          <w:i/>
          <w:iCs/>
          <w:lang w:val="pt-PT"/>
        </w:rPr>
        <w:t xml:space="preserve"> </w:t>
      </w:r>
      <w:r w:rsidR="71260924" w:rsidRPr="2A3F8419">
        <w:rPr>
          <w:lang w:val="pt-PT"/>
        </w:rPr>
        <w:t xml:space="preserve">foi utilizado a </w:t>
      </w:r>
      <w:r w:rsidR="71260924" w:rsidRPr="1F23DAA7">
        <w:rPr>
          <w:lang w:val="pt-PT"/>
        </w:rPr>
        <w:t xml:space="preserve">taxa de 70% para dados </w:t>
      </w:r>
      <w:r w:rsidR="53558C6F" w:rsidRPr="6038C3A5">
        <w:rPr>
          <w:lang w:val="pt-PT"/>
        </w:rPr>
        <w:t xml:space="preserve">de </w:t>
      </w:r>
      <w:r w:rsidR="71260924" w:rsidRPr="1F23DAA7">
        <w:rPr>
          <w:lang w:val="pt-PT"/>
        </w:rPr>
        <w:t xml:space="preserve">treino e o restante para </w:t>
      </w:r>
      <w:r w:rsidR="71260924" w:rsidRPr="63F7B0EE">
        <w:rPr>
          <w:lang w:val="pt-PT"/>
        </w:rPr>
        <w:t xml:space="preserve">teste, </w:t>
      </w:r>
      <w:r w:rsidR="53558C6F" w:rsidRPr="6038C3A5">
        <w:rPr>
          <w:lang w:val="pt-PT"/>
        </w:rPr>
        <w:t>com a justificação</w:t>
      </w:r>
      <w:r w:rsidR="71260924" w:rsidRPr="5983B043">
        <w:rPr>
          <w:lang w:val="pt-PT"/>
        </w:rPr>
        <w:t xml:space="preserve"> de apresentar melhores </w:t>
      </w:r>
      <w:r w:rsidR="71260924" w:rsidRPr="04EF8351">
        <w:rPr>
          <w:lang w:val="pt-PT"/>
        </w:rPr>
        <w:t xml:space="preserve">resultados </w:t>
      </w:r>
      <w:r w:rsidR="71260924" w:rsidRPr="4817AF26">
        <w:rPr>
          <w:lang w:val="pt-PT"/>
        </w:rPr>
        <w:t xml:space="preserve">e </w:t>
      </w:r>
      <w:r w:rsidR="71260924" w:rsidRPr="54453B1B">
        <w:rPr>
          <w:lang w:val="pt-PT"/>
        </w:rPr>
        <w:t xml:space="preserve">também por </w:t>
      </w:r>
      <w:r w:rsidR="53558C6F" w:rsidRPr="6038C3A5">
        <w:rPr>
          <w:lang w:val="pt-PT"/>
        </w:rPr>
        <w:t>serem</w:t>
      </w:r>
      <w:r w:rsidR="71260924" w:rsidRPr="54453B1B">
        <w:rPr>
          <w:lang w:val="pt-PT"/>
        </w:rPr>
        <w:t xml:space="preserve"> poucos dados</w:t>
      </w:r>
      <w:r w:rsidR="51F66A68" w:rsidRPr="2029A2BA">
        <w:rPr>
          <w:lang w:val="pt-PT"/>
        </w:rPr>
        <w:t>.</w:t>
      </w:r>
    </w:p>
    <w:p w14:paraId="458999CA" w14:textId="696C92A0" w:rsidR="420E7979" w:rsidRDefault="420E7979" w:rsidP="420E7979">
      <w:pPr>
        <w:ind w:firstLine="720"/>
        <w:rPr>
          <w:lang w:val="pt-PT"/>
        </w:rPr>
      </w:pPr>
    </w:p>
    <w:p w14:paraId="0C79E088" w14:textId="1BE043EE" w:rsidR="118C7401" w:rsidRDefault="0C470E6D" w:rsidP="4BB58E90">
      <w:pPr>
        <w:rPr>
          <w:lang w:val="pt-PT"/>
        </w:rPr>
      </w:pPr>
      <w:r w:rsidRPr="0ACE4B32">
        <w:rPr>
          <w:lang w:val="pt-PT"/>
        </w:rPr>
        <w:lastRenderedPageBreak/>
        <w:t xml:space="preserve"> </w:t>
      </w:r>
      <w:r w:rsidR="0ACE4B32">
        <w:rPr>
          <w:noProof/>
        </w:rPr>
        <w:drawing>
          <wp:anchor distT="0" distB="0" distL="114300" distR="114300" simplePos="0" relativeHeight="251658241" behindDoc="0" locked="0" layoutInCell="1" allowOverlap="1" wp14:anchorId="5EB21F50" wp14:editId="35EADCB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510819" cy="3209925"/>
            <wp:effectExtent l="0" t="0" r="0" b="0"/>
            <wp:wrapSquare wrapText="bothSides"/>
            <wp:docPr id="532663717" name="Picture 98003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0324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81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ACE4B32">
        <w:rPr>
          <w:noProof/>
        </w:rPr>
        <w:drawing>
          <wp:anchor distT="0" distB="0" distL="114300" distR="114300" simplePos="0" relativeHeight="251658242" behindDoc="0" locked="0" layoutInCell="1" allowOverlap="1" wp14:anchorId="3E59C190" wp14:editId="3BDB314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857500" cy="3200400"/>
            <wp:effectExtent l="0" t="0" r="0" b="0"/>
            <wp:wrapSquare wrapText="bothSides"/>
            <wp:docPr id="1449878819" name="Picture 1449878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959FC" w14:textId="04467A2D" w:rsidR="000533DC" w:rsidRDefault="000533DC" w:rsidP="4886D7F4">
      <w:pPr>
        <w:pStyle w:val="Heading2"/>
        <w:rPr>
          <w:lang w:val="pt-PT"/>
        </w:rPr>
      </w:pPr>
      <w:bookmarkStart w:id="13" w:name="_Toc102753342"/>
      <w:r w:rsidRPr="4886D7F4">
        <w:rPr>
          <w:lang w:val="pt-PT"/>
        </w:rPr>
        <w:t>Avaliação dos resultados</w:t>
      </w:r>
      <w:bookmarkEnd w:id="13"/>
    </w:p>
    <w:p w14:paraId="5419AA38" w14:textId="20DE9E98" w:rsidR="4886D7F4" w:rsidRDefault="4886D7F4" w:rsidP="4886D7F4">
      <w:pPr>
        <w:rPr>
          <w:lang w:val="pt-PT"/>
        </w:rPr>
      </w:pPr>
    </w:p>
    <w:p w14:paraId="6A01A0AF" w14:textId="2C956D34" w:rsidR="4886D7F4" w:rsidRDefault="4886D7F4" w:rsidP="4886D7F4">
      <w:pPr>
        <w:ind w:firstLine="720"/>
        <w:rPr>
          <w:lang w:val="pt-PT"/>
        </w:rPr>
      </w:pPr>
    </w:p>
    <w:p w14:paraId="28922F0E" w14:textId="77777777" w:rsidR="00913D80" w:rsidRDefault="00913D80" w:rsidP="00913D80">
      <w:pPr>
        <w:rPr>
          <w:ins w:id="14" w:author="Samuel de Almeida Simões Lira" w:date="2022-04-27T09:44:00Z"/>
          <w:lang w:val="pt-PT"/>
        </w:rPr>
      </w:pPr>
      <w:ins w:id="15" w:author="Samuel de Almeida Simões Lira" w:date="2022-04-27T09:44:00Z">
        <w:r>
          <w:rPr>
            <w:lang w:val="pt-PT"/>
          </w:rPr>
          <w:tab/>
        </w:r>
      </w:ins>
    </w:p>
    <w:p w14:paraId="03AC5C0F" w14:textId="3A59E328" w:rsidR="420E7979" w:rsidRDefault="420E7979" w:rsidP="420E7979">
      <w:pPr>
        <w:pStyle w:val="Heading3"/>
        <w:rPr>
          <w:rFonts w:ascii="Calibri Light" w:eastAsia="Yu Gothic Light" w:hAnsi="Calibri Light" w:cs="Times New Roman"/>
          <w:color w:val="1F3763"/>
          <w:lang w:val="pt-PT"/>
        </w:rPr>
      </w:pPr>
    </w:p>
    <w:p w14:paraId="50C0689E" w14:textId="262550A5" w:rsidR="420E7979" w:rsidRDefault="538B8BE0" w:rsidP="4299FAEE">
      <w:pPr>
        <w:ind w:firstLine="720"/>
        <w:rPr>
          <w:lang w:val="pt-PT"/>
        </w:rPr>
      </w:pPr>
      <w:r w:rsidRPr="6038C3A5">
        <w:rPr>
          <w:lang w:val="pt-PT"/>
        </w:rPr>
        <w:t>Nos</w:t>
      </w:r>
      <w:r w:rsidR="553AF64C" w:rsidRPr="553AF64C">
        <w:rPr>
          <w:lang w:val="pt-PT"/>
        </w:rPr>
        <w:t xml:space="preserve"> </w:t>
      </w:r>
      <w:r w:rsidR="49CC7513" w:rsidRPr="49CC7513">
        <w:rPr>
          <w:lang w:val="pt-PT"/>
        </w:rPr>
        <w:t xml:space="preserve">parâmetros </w:t>
      </w:r>
      <w:r w:rsidR="0BB5296C" w:rsidRPr="0BB5296C">
        <w:rPr>
          <w:lang w:val="pt-PT"/>
        </w:rPr>
        <w:t xml:space="preserve">utilizados </w:t>
      </w:r>
      <w:r w:rsidR="1DB8F93F" w:rsidRPr="1DB8F93F">
        <w:rPr>
          <w:lang w:val="pt-PT"/>
        </w:rPr>
        <w:t>no nodo</w:t>
      </w:r>
      <w:r w:rsidR="124A7806" w:rsidRPr="124A7806">
        <w:rPr>
          <w:lang w:val="pt-PT"/>
        </w:rPr>
        <w:t xml:space="preserve"> </w:t>
      </w:r>
      <w:r w:rsidR="2436619C" w:rsidRPr="6038C3A5">
        <w:rPr>
          <w:lang w:val="pt-PT"/>
        </w:rPr>
        <w:t>“</w:t>
      </w:r>
      <w:proofErr w:type="spellStart"/>
      <w:r w:rsidR="7D13FEA3" w:rsidRPr="7D13FEA3">
        <w:rPr>
          <w:i/>
          <w:iCs/>
          <w:lang w:val="pt-PT"/>
        </w:rPr>
        <w:t>Decision</w:t>
      </w:r>
      <w:proofErr w:type="spellEnd"/>
      <w:r w:rsidR="7D13FEA3" w:rsidRPr="7D13FEA3">
        <w:rPr>
          <w:i/>
          <w:iCs/>
          <w:lang w:val="pt-PT"/>
        </w:rPr>
        <w:t xml:space="preserve"> </w:t>
      </w:r>
      <w:proofErr w:type="spellStart"/>
      <w:r w:rsidR="16370AEF" w:rsidRPr="16370AEF">
        <w:rPr>
          <w:i/>
          <w:iCs/>
          <w:lang w:val="pt-PT"/>
        </w:rPr>
        <w:t>Tree</w:t>
      </w:r>
      <w:proofErr w:type="spellEnd"/>
      <w:r w:rsidR="16370AEF" w:rsidRPr="16370AEF">
        <w:rPr>
          <w:i/>
          <w:iCs/>
          <w:lang w:val="pt-PT"/>
        </w:rPr>
        <w:t xml:space="preserve"> </w:t>
      </w:r>
      <w:proofErr w:type="spellStart"/>
      <w:r w:rsidR="16370AEF" w:rsidRPr="16370AEF">
        <w:rPr>
          <w:i/>
          <w:iCs/>
          <w:lang w:val="pt-PT"/>
        </w:rPr>
        <w:t>Learner</w:t>
      </w:r>
      <w:proofErr w:type="spellEnd"/>
      <w:r w:rsidR="016EDE08" w:rsidRPr="6038C3A5">
        <w:rPr>
          <w:i/>
          <w:iCs/>
          <w:lang w:val="pt-PT"/>
        </w:rPr>
        <w:t>”</w:t>
      </w:r>
      <w:r w:rsidR="16370AEF" w:rsidRPr="16370AEF">
        <w:rPr>
          <w:i/>
          <w:iCs/>
          <w:lang w:val="pt-PT"/>
        </w:rPr>
        <w:t xml:space="preserve"> </w:t>
      </w:r>
      <w:r w:rsidR="43DF66B8" w:rsidRPr="43DF66B8">
        <w:rPr>
          <w:lang w:val="pt-PT"/>
        </w:rPr>
        <w:t xml:space="preserve">foi utilizado </w:t>
      </w:r>
      <w:r w:rsidR="5FAF8E6F" w:rsidRPr="5FAF8E6F">
        <w:rPr>
          <w:lang w:val="pt-PT"/>
        </w:rPr>
        <w:t xml:space="preserve">como </w:t>
      </w:r>
      <w:r w:rsidR="08E16972" w:rsidRPr="08E16972">
        <w:rPr>
          <w:i/>
          <w:iCs/>
          <w:lang w:val="pt-PT"/>
        </w:rPr>
        <w:t xml:space="preserve">target </w:t>
      </w:r>
      <w:r w:rsidR="16028589" w:rsidRPr="16028589">
        <w:rPr>
          <w:lang w:val="pt-PT"/>
        </w:rPr>
        <w:t xml:space="preserve">o </w:t>
      </w:r>
      <w:r w:rsidR="238FD495" w:rsidRPr="238FD495">
        <w:rPr>
          <w:lang w:val="pt-PT"/>
        </w:rPr>
        <w:t xml:space="preserve">campo </w:t>
      </w:r>
      <w:r w:rsidR="64317FBF" w:rsidRPr="6038C3A5">
        <w:rPr>
          <w:lang w:val="pt-PT"/>
        </w:rPr>
        <w:t>estação</w:t>
      </w:r>
      <w:r w:rsidR="772A9A39" w:rsidRPr="6038C3A5">
        <w:rPr>
          <w:lang w:val="pt-PT"/>
        </w:rPr>
        <w:t xml:space="preserve">, </w:t>
      </w:r>
      <w:r w:rsidR="43B1D1BE" w:rsidRPr="2A95B5DF">
        <w:rPr>
          <w:lang w:val="pt-PT"/>
        </w:rPr>
        <w:t>por se</w:t>
      </w:r>
      <w:r w:rsidR="2A95B5DF" w:rsidRPr="2A95B5DF">
        <w:rPr>
          <w:lang w:val="pt-PT"/>
        </w:rPr>
        <w:t xml:space="preserve">r a coluna </w:t>
      </w:r>
      <w:r w:rsidR="316FFB68" w:rsidRPr="3F8E28BE">
        <w:rPr>
          <w:lang w:val="pt-PT"/>
        </w:rPr>
        <w:t>objetivo</w:t>
      </w:r>
      <w:r w:rsidR="0F96F0F5" w:rsidRPr="6038C3A5">
        <w:rPr>
          <w:lang w:val="pt-PT"/>
        </w:rPr>
        <w:t>, ou seja, a coluna</w:t>
      </w:r>
      <w:r w:rsidR="316FFB68" w:rsidRPr="3F8E28BE">
        <w:rPr>
          <w:lang w:val="pt-PT"/>
        </w:rPr>
        <w:t xml:space="preserve"> que </w:t>
      </w:r>
      <w:r w:rsidR="0F96F0F5" w:rsidRPr="6038C3A5">
        <w:rPr>
          <w:lang w:val="pt-PT"/>
        </w:rPr>
        <w:t>se pretende</w:t>
      </w:r>
      <w:r w:rsidR="316FFB68" w:rsidRPr="3F8E28BE">
        <w:rPr>
          <w:lang w:val="pt-PT"/>
        </w:rPr>
        <w:t xml:space="preserve"> </w:t>
      </w:r>
      <w:r w:rsidR="3F8E28BE" w:rsidRPr="3F8E28BE">
        <w:rPr>
          <w:lang w:val="pt-PT"/>
        </w:rPr>
        <w:t xml:space="preserve">prever, e </w:t>
      </w:r>
      <w:r w:rsidR="3F8E28BE" w:rsidRPr="77D74FE3">
        <w:rPr>
          <w:lang w:val="pt-PT"/>
        </w:rPr>
        <w:t xml:space="preserve">como </w:t>
      </w:r>
      <w:proofErr w:type="spellStart"/>
      <w:r w:rsidR="3F8E28BE" w:rsidRPr="1E4AD3A8">
        <w:rPr>
          <w:i/>
          <w:lang w:val="pt-PT"/>
        </w:rPr>
        <w:t>quality</w:t>
      </w:r>
      <w:proofErr w:type="spellEnd"/>
      <w:r w:rsidR="3F8E28BE" w:rsidRPr="1E4AD3A8">
        <w:rPr>
          <w:i/>
          <w:lang w:val="pt-PT"/>
        </w:rPr>
        <w:t xml:space="preserve"> </w:t>
      </w:r>
      <w:proofErr w:type="spellStart"/>
      <w:r w:rsidR="3F8E28BE" w:rsidRPr="1E4AD3A8">
        <w:rPr>
          <w:i/>
          <w:lang w:val="pt-PT"/>
        </w:rPr>
        <w:t>measure</w:t>
      </w:r>
      <w:proofErr w:type="spellEnd"/>
      <w:r w:rsidR="6B978A3D" w:rsidRPr="6038C3A5">
        <w:rPr>
          <w:i/>
          <w:iCs/>
          <w:lang w:val="pt-PT"/>
        </w:rPr>
        <w:t>,</w:t>
      </w:r>
      <w:r w:rsidR="3F8E28BE" w:rsidRPr="1E4AD3A8">
        <w:rPr>
          <w:i/>
          <w:lang w:val="pt-PT"/>
        </w:rPr>
        <w:t xml:space="preserve"> </w:t>
      </w:r>
      <w:r w:rsidR="3F8E28BE" w:rsidRPr="77D74FE3">
        <w:rPr>
          <w:lang w:val="pt-PT"/>
        </w:rPr>
        <w:t xml:space="preserve">o </w:t>
      </w:r>
      <w:proofErr w:type="spellStart"/>
      <w:r w:rsidR="3F8E28BE" w:rsidRPr="1E4AD3A8">
        <w:rPr>
          <w:i/>
          <w:lang w:val="pt-PT"/>
        </w:rPr>
        <w:t>Gain</w:t>
      </w:r>
      <w:proofErr w:type="spellEnd"/>
      <w:r w:rsidR="3F8E28BE" w:rsidRPr="1E4AD3A8">
        <w:rPr>
          <w:i/>
          <w:lang w:val="pt-PT"/>
        </w:rPr>
        <w:t xml:space="preserve"> ratio </w:t>
      </w:r>
      <w:r w:rsidR="3F8E28BE" w:rsidRPr="2EE2614D">
        <w:rPr>
          <w:lang w:val="pt-PT"/>
        </w:rPr>
        <w:t xml:space="preserve">e </w:t>
      </w:r>
      <w:proofErr w:type="spellStart"/>
      <w:r w:rsidR="3F8E28BE" w:rsidRPr="1E4AD3A8">
        <w:rPr>
          <w:i/>
          <w:lang w:val="pt-PT"/>
        </w:rPr>
        <w:t>pruning</w:t>
      </w:r>
      <w:proofErr w:type="spellEnd"/>
      <w:r w:rsidR="3F8E28BE" w:rsidRPr="1E4AD3A8">
        <w:rPr>
          <w:i/>
          <w:lang w:val="pt-PT"/>
        </w:rPr>
        <w:t xml:space="preserve"> </w:t>
      </w:r>
      <w:proofErr w:type="spellStart"/>
      <w:proofErr w:type="gramStart"/>
      <w:r w:rsidR="3F8E28BE" w:rsidRPr="1E4AD3A8">
        <w:rPr>
          <w:i/>
          <w:iCs/>
          <w:lang w:val="pt-PT"/>
        </w:rPr>
        <w:t>MDL</w:t>
      </w:r>
      <w:r w:rsidR="6B978A3D" w:rsidRPr="6038C3A5">
        <w:rPr>
          <w:lang w:val="pt-PT"/>
        </w:rPr>
        <w:t>,uma</w:t>
      </w:r>
      <w:proofErr w:type="spellEnd"/>
      <w:proofErr w:type="gramEnd"/>
      <w:r w:rsidR="6B978A3D" w:rsidRPr="6038C3A5">
        <w:rPr>
          <w:lang w:val="pt-PT"/>
        </w:rPr>
        <w:t xml:space="preserve"> vez que conseguem</w:t>
      </w:r>
      <w:r w:rsidR="3F8E28BE" w:rsidRPr="1E4AD3A8">
        <w:rPr>
          <w:lang w:val="pt-PT"/>
        </w:rPr>
        <w:t xml:space="preserve"> produzir melhores resultados.</w:t>
      </w:r>
    </w:p>
    <w:p w14:paraId="2C1E8BE6" w14:textId="471D0683" w:rsidR="420E7979" w:rsidRDefault="420E7979" w:rsidP="312DF9D1">
      <w:pPr>
        <w:ind w:firstLine="720"/>
        <w:rPr>
          <w:lang w:val="pt-PT"/>
        </w:rPr>
      </w:pPr>
    </w:p>
    <w:p w14:paraId="401E15F7" w14:textId="43C83F61" w:rsidR="420E7979" w:rsidRDefault="1A30ABC5" w:rsidP="40B049F9">
      <w:pPr>
        <w:pStyle w:val="ListParagraph"/>
        <w:numPr>
          <w:ilvl w:val="0"/>
          <w:numId w:val="12"/>
        </w:numPr>
        <w:rPr>
          <w:lang w:val="pt-PT"/>
        </w:rPr>
      </w:pPr>
      <w:proofErr w:type="spellStart"/>
      <w:r w:rsidRPr="1A30ABC5">
        <w:rPr>
          <w:b/>
          <w:bCs/>
          <w:lang w:val="pt-PT"/>
        </w:rPr>
        <w:t>Clustering</w:t>
      </w:r>
      <w:proofErr w:type="spellEnd"/>
    </w:p>
    <w:p w14:paraId="6CEEAEBC" w14:textId="57789B1F" w:rsidR="1A30ABC5" w:rsidRDefault="4B0036C7" w:rsidP="13930AFE">
      <w:pPr>
        <w:ind w:firstLine="720"/>
        <w:rPr>
          <w:lang w:val="pt-PT"/>
        </w:rPr>
      </w:pPr>
      <w:r w:rsidRPr="4D88A6DE">
        <w:rPr>
          <w:lang w:val="pt-PT"/>
        </w:rPr>
        <w:t>Foi</w:t>
      </w:r>
      <w:r w:rsidR="4D88A6DE" w:rsidRPr="4D88A6DE">
        <w:rPr>
          <w:lang w:val="pt-PT"/>
        </w:rPr>
        <w:t xml:space="preserve"> utilizado a técnica </w:t>
      </w:r>
      <w:proofErr w:type="spellStart"/>
      <w:r w:rsidR="4D88A6DE" w:rsidRPr="287DCEDB">
        <w:rPr>
          <w:i/>
          <w:lang w:val="pt-PT"/>
        </w:rPr>
        <w:t>clustering</w:t>
      </w:r>
      <w:proofErr w:type="spellEnd"/>
      <w:r w:rsidR="4D88A6DE" w:rsidRPr="4D88A6DE">
        <w:rPr>
          <w:lang w:val="pt-PT"/>
        </w:rPr>
        <w:t xml:space="preserve"> </w:t>
      </w:r>
      <w:r w:rsidR="4D88A6DE" w:rsidRPr="4238DCAD">
        <w:rPr>
          <w:lang w:val="pt-PT"/>
        </w:rPr>
        <w:t xml:space="preserve">com </w:t>
      </w:r>
      <w:r w:rsidR="0470CBD7" w:rsidRPr="6038C3A5">
        <w:rPr>
          <w:lang w:val="pt-PT"/>
        </w:rPr>
        <w:t>aprendizagem</w:t>
      </w:r>
      <w:r w:rsidR="4D88A6DE" w:rsidRPr="4238DCAD">
        <w:rPr>
          <w:lang w:val="pt-PT"/>
        </w:rPr>
        <w:t xml:space="preserve"> sem supervisão</w:t>
      </w:r>
      <w:r w:rsidR="4D88A6DE" w:rsidRPr="4D88A6DE">
        <w:rPr>
          <w:lang w:val="pt-PT"/>
        </w:rPr>
        <w:t xml:space="preserve">, com </w:t>
      </w:r>
      <w:r w:rsidR="4D88A6DE" w:rsidRPr="1A9AE581">
        <w:rPr>
          <w:lang w:val="pt-PT"/>
        </w:rPr>
        <w:t>ob</w:t>
      </w:r>
      <w:r w:rsidR="1A9AE581" w:rsidRPr="1A9AE581">
        <w:rPr>
          <w:lang w:val="pt-PT"/>
        </w:rPr>
        <w:t xml:space="preserve">jetivo de verificar se </w:t>
      </w:r>
      <w:r w:rsidR="4F492294" w:rsidRPr="6038C3A5">
        <w:rPr>
          <w:rFonts w:eastAsiaTheme="minorEastAsia"/>
          <w:lang w:val="pt-PT"/>
        </w:rPr>
        <w:t xml:space="preserve">é possível categorizar os dados e separar eles de </w:t>
      </w:r>
      <w:r w:rsidR="5C6A3EAB" w:rsidRPr="6038C3A5">
        <w:rPr>
          <w:rFonts w:eastAsiaTheme="minorEastAsia"/>
          <w:lang w:val="pt-PT"/>
        </w:rPr>
        <w:t>acordo com seu comp</w:t>
      </w:r>
      <w:r w:rsidR="13930AFE" w:rsidRPr="6038C3A5">
        <w:rPr>
          <w:rFonts w:eastAsiaTheme="minorEastAsia"/>
          <w:lang w:val="pt-PT"/>
        </w:rPr>
        <w:t>ortamento</w:t>
      </w:r>
      <w:r w:rsidR="5EB04884" w:rsidRPr="5EB04884">
        <w:rPr>
          <w:lang w:val="pt-PT"/>
        </w:rPr>
        <w:t>.</w:t>
      </w:r>
    </w:p>
    <w:p w14:paraId="5E0096EF" w14:textId="4F20F490" w:rsidR="4238DCAD" w:rsidRDefault="287DCEDB" w:rsidP="6038C3A5">
      <w:pPr>
        <w:ind w:firstLine="720"/>
        <w:rPr>
          <w:lang w:val="pt-PT"/>
        </w:rPr>
      </w:pPr>
      <w:r w:rsidRPr="287DCEDB">
        <w:rPr>
          <w:lang w:val="pt-PT"/>
        </w:rPr>
        <w:t>Dentre as técnicas de</w:t>
      </w:r>
      <w:r w:rsidRPr="7B0A8FEF">
        <w:rPr>
          <w:i/>
          <w:lang w:val="pt-PT"/>
        </w:rPr>
        <w:t xml:space="preserve"> </w:t>
      </w:r>
      <w:proofErr w:type="spellStart"/>
      <w:r w:rsidRPr="7B0A8FEF">
        <w:rPr>
          <w:i/>
          <w:lang w:val="pt-PT"/>
        </w:rPr>
        <w:t>clustering</w:t>
      </w:r>
      <w:proofErr w:type="spellEnd"/>
      <w:r w:rsidRPr="287DCEDB">
        <w:rPr>
          <w:lang w:val="pt-PT"/>
        </w:rPr>
        <w:t xml:space="preserve"> foram utilizadas: </w:t>
      </w:r>
      <w:r w:rsidRPr="7B0A8FEF">
        <w:rPr>
          <w:i/>
          <w:lang w:val="pt-PT"/>
        </w:rPr>
        <w:t>k-</w:t>
      </w:r>
      <w:proofErr w:type="spellStart"/>
      <w:r w:rsidRPr="7B0A8FEF">
        <w:rPr>
          <w:i/>
          <w:lang w:val="pt-PT"/>
        </w:rPr>
        <w:t>means</w:t>
      </w:r>
      <w:proofErr w:type="spellEnd"/>
      <w:r w:rsidR="1EDFA369" w:rsidRPr="1EDFA369">
        <w:rPr>
          <w:lang w:val="pt-PT"/>
        </w:rPr>
        <w:t xml:space="preserve"> e </w:t>
      </w:r>
      <w:proofErr w:type="spellStart"/>
      <w:r w:rsidR="1EDFA369" w:rsidRPr="252FFB14">
        <w:rPr>
          <w:i/>
          <w:lang w:val="pt-PT"/>
        </w:rPr>
        <w:t>Hier</w:t>
      </w:r>
      <w:r w:rsidR="60C5C710" w:rsidRPr="252FFB14">
        <w:rPr>
          <w:i/>
          <w:lang w:val="pt-PT"/>
        </w:rPr>
        <w:t>archical</w:t>
      </w:r>
      <w:proofErr w:type="spellEnd"/>
      <w:r w:rsidR="60C5C710" w:rsidRPr="252FFB14">
        <w:rPr>
          <w:i/>
          <w:lang w:val="pt-PT"/>
        </w:rPr>
        <w:t xml:space="preserve"> </w:t>
      </w:r>
      <w:proofErr w:type="spellStart"/>
      <w:r w:rsidR="60C5C710" w:rsidRPr="252FFB14">
        <w:rPr>
          <w:i/>
          <w:lang w:val="pt-PT"/>
        </w:rPr>
        <w:t>Clustering</w:t>
      </w:r>
      <w:proofErr w:type="spellEnd"/>
      <w:r w:rsidR="51BD8AB5" w:rsidRPr="51BD8AB5">
        <w:rPr>
          <w:i/>
          <w:iCs/>
          <w:lang w:val="pt-PT"/>
        </w:rPr>
        <w:t>.</w:t>
      </w:r>
      <w:r w:rsidR="51BD8AB5" w:rsidRPr="6038C3A5">
        <w:rPr>
          <w:lang w:val="pt-PT"/>
        </w:rPr>
        <w:t xml:space="preserve"> </w:t>
      </w:r>
      <w:r w:rsidR="098E5930" w:rsidRPr="6038C3A5">
        <w:rPr>
          <w:lang w:val="pt-PT"/>
        </w:rPr>
        <w:t>Especificou-se</w:t>
      </w:r>
      <w:r w:rsidR="2812CAD6" w:rsidRPr="2812CAD6">
        <w:rPr>
          <w:lang w:val="pt-PT"/>
        </w:rPr>
        <w:t xml:space="preserve"> 4 clusters em </w:t>
      </w:r>
      <w:r w:rsidR="2C46E55F" w:rsidRPr="2C46E55F">
        <w:rPr>
          <w:lang w:val="pt-PT"/>
        </w:rPr>
        <w:t>cada modelo</w:t>
      </w:r>
      <w:r w:rsidR="6925A9F5" w:rsidRPr="6925A9F5">
        <w:rPr>
          <w:lang w:val="pt-PT"/>
        </w:rPr>
        <w:t xml:space="preserve">, sabendo </w:t>
      </w:r>
      <w:r w:rsidR="6CED9189" w:rsidRPr="6CED9189">
        <w:rPr>
          <w:lang w:val="pt-PT"/>
        </w:rPr>
        <w:t xml:space="preserve">que </w:t>
      </w:r>
      <w:r w:rsidR="111C6D36" w:rsidRPr="111C6D36">
        <w:rPr>
          <w:lang w:val="pt-PT"/>
        </w:rPr>
        <w:t>havia 4 estações</w:t>
      </w:r>
      <w:r w:rsidR="2159685F" w:rsidRPr="2159685F">
        <w:rPr>
          <w:lang w:val="pt-PT"/>
        </w:rPr>
        <w:t xml:space="preserve">, e assim </w:t>
      </w:r>
      <w:r w:rsidR="4FEA7A38" w:rsidRPr="6038C3A5">
        <w:rPr>
          <w:lang w:val="pt-PT"/>
        </w:rPr>
        <w:t xml:space="preserve">é possível </w:t>
      </w:r>
      <w:r w:rsidR="2159685F" w:rsidRPr="2159685F">
        <w:rPr>
          <w:lang w:val="pt-PT"/>
        </w:rPr>
        <w:t xml:space="preserve">verificar se os dados estão bem </w:t>
      </w:r>
      <w:r w:rsidR="7DE706BD" w:rsidRPr="7DE706BD">
        <w:rPr>
          <w:lang w:val="pt-PT"/>
        </w:rPr>
        <w:t>distribuídos</w:t>
      </w:r>
      <w:r w:rsidR="1734819F" w:rsidRPr="6038C3A5">
        <w:rPr>
          <w:lang w:val="pt-PT"/>
        </w:rPr>
        <w:t>,</w:t>
      </w:r>
      <w:r w:rsidR="7DE706BD" w:rsidRPr="7DE706BD">
        <w:rPr>
          <w:lang w:val="pt-PT"/>
        </w:rPr>
        <w:t xml:space="preserve"> e </w:t>
      </w:r>
      <w:r w:rsidR="0FBFD248" w:rsidRPr="0FBFD248">
        <w:rPr>
          <w:lang w:val="pt-PT"/>
        </w:rPr>
        <w:t xml:space="preserve">assim comprovar </w:t>
      </w:r>
      <w:r w:rsidR="7DE706BD" w:rsidRPr="7DE706BD">
        <w:rPr>
          <w:lang w:val="pt-PT"/>
        </w:rPr>
        <w:t xml:space="preserve">se é </w:t>
      </w:r>
      <w:r w:rsidR="1FBB9EC5" w:rsidRPr="1FBB9EC5">
        <w:rPr>
          <w:lang w:val="pt-PT"/>
        </w:rPr>
        <w:t xml:space="preserve">possível criar 4 categorias </w:t>
      </w:r>
      <w:r w:rsidR="511517A5" w:rsidRPr="29BD1387">
        <w:rPr>
          <w:lang w:val="pt-PT"/>
        </w:rPr>
        <w:t xml:space="preserve">com comportamento diferente. </w:t>
      </w:r>
    </w:p>
    <w:p w14:paraId="33D39648" w14:textId="4FF94281" w:rsidR="4238DCAD" w:rsidRDefault="28CB7CE1" w:rsidP="0F7B72D1">
      <w:pPr>
        <w:ind w:firstLine="720"/>
        <w:rPr>
          <w:lang w:val="pt-PT"/>
        </w:rPr>
      </w:pPr>
      <w:r w:rsidRPr="273EBC05">
        <w:rPr>
          <w:lang w:val="pt-PT"/>
        </w:rPr>
        <w:t xml:space="preserve">Foi utilizado o </w:t>
      </w:r>
      <w:r w:rsidR="67E0313C" w:rsidRPr="6038C3A5">
        <w:rPr>
          <w:lang w:val="pt-PT"/>
        </w:rPr>
        <w:t>“</w:t>
      </w:r>
      <w:proofErr w:type="spellStart"/>
      <w:r w:rsidRPr="6038C3A5">
        <w:rPr>
          <w:i/>
          <w:lang w:val="pt-PT"/>
        </w:rPr>
        <w:t>Partitioning</w:t>
      </w:r>
      <w:proofErr w:type="spellEnd"/>
      <w:r w:rsidR="67E0313C" w:rsidRPr="6038C3A5">
        <w:rPr>
          <w:lang w:val="pt-PT"/>
        </w:rPr>
        <w:t>”</w:t>
      </w:r>
      <w:r w:rsidRPr="1681541B">
        <w:rPr>
          <w:lang w:val="pt-PT"/>
        </w:rPr>
        <w:t xml:space="preserve"> </w:t>
      </w:r>
      <w:r w:rsidRPr="6CC81BEB">
        <w:rPr>
          <w:lang w:val="pt-PT"/>
        </w:rPr>
        <w:t xml:space="preserve">com as </w:t>
      </w:r>
      <w:r w:rsidRPr="29A6E082">
        <w:rPr>
          <w:lang w:val="pt-PT"/>
        </w:rPr>
        <w:t xml:space="preserve">mesmas configurações </w:t>
      </w:r>
      <w:r w:rsidRPr="781FD2A7">
        <w:rPr>
          <w:lang w:val="pt-PT"/>
        </w:rPr>
        <w:t>utilizadas anteriormente,</w:t>
      </w:r>
      <w:r w:rsidRPr="3FC80061">
        <w:rPr>
          <w:lang w:val="pt-PT"/>
        </w:rPr>
        <w:t xml:space="preserve"> a fim de testar o modelo </w:t>
      </w:r>
      <w:r w:rsidRPr="6038C3A5">
        <w:rPr>
          <w:i/>
          <w:lang w:val="pt-PT"/>
        </w:rPr>
        <w:t>k-</w:t>
      </w:r>
      <w:proofErr w:type="spellStart"/>
      <w:r w:rsidRPr="6038C3A5">
        <w:rPr>
          <w:i/>
          <w:lang w:val="pt-PT"/>
        </w:rPr>
        <w:t>means</w:t>
      </w:r>
      <w:proofErr w:type="spellEnd"/>
      <w:r w:rsidRPr="6038C3A5">
        <w:rPr>
          <w:i/>
          <w:lang w:val="pt-PT"/>
        </w:rPr>
        <w:t xml:space="preserve"> </w:t>
      </w:r>
      <w:r w:rsidRPr="3FC80061">
        <w:rPr>
          <w:lang w:val="pt-PT"/>
        </w:rPr>
        <w:t xml:space="preserve">a partir do nodo </w:t>
      </w:r>
      <w:r w:rsidR="67E0313C" w:rsidRPr="6038C3A5">
        <w:rPr>
          <w:lang w:val="pt-PT"/>
        </w:rPr>
        <w:t>“</w:t>
      </w:r>
      <w:r w:rsidR="67E0313C" w:rsidRPr="6038C3A5">
        <w:rPr>
          <w:i/>
          <w:iCs/>
          <w:lang w:val="pt-PT"/>
        </w:rPr>
        <w:t xml:space="preserve">cluster </w:t>
      </w:r>
      <w:proofErr w:type="spellStart"/>
      <w:r w:rsidR="67E0313C" w:rsidRPr="6038C3A5">
        <w:rPr>
          <w:i/>
          <w:iCs/>
          <w:lang w:val="pt-PT"/>
        </w:rPr>
        <w:t>assigner</w:t>
      </w:r>
      <w:proofErr w:type="spellEnd"/>
      <w:r w:rsidR="67E0313C" w:rsidRPr="6038C3A5">
        <w:rPr>
          <w:i/>
          <w:iCs/>
          <w:lang w:val="pt-PT"/>
        </w:rPr>
        <w:t>”</w:t>
      </w:r>
      <w:r w:rsidR="67E0313C" w:rsidRPr="6038C3A5">
        <w:rPr>
          <w:lang w:val="pt-PT"/>
        </w:rPr>
        <w:t>. Para verificar se o cluster atribuído teve sucesso ou não de acordo com a estação do ano, utilizou-se o “</w:t>
      </w:r>
      <w:r w:rsidR="67E0313C" w:rsidRPr="6038C3A5">
        <w:rPr>
          <w:i/>
          <w:iCs/>
          <w:lang w:val="pt-PT"/>
        </w:rPr>
        <w:t xml:space="preserve">rule </w:t>
      </w:r>
      <w:proofErr w:type="spellStart"/>
      <w:r w:rsidR="67E0313C" w:rsidRPr="6038C3A5">
        <w:rPr>
          <w:i/>
          <w:iCs/>
          <w:lang w:val="pt-PT"/>
        </w:rPr>
        <w:t>engine</w:t>
      </w:r>
      <w:proofErr w:type="spellEnd"/>
      <w:r w:rsidR="67E0313C" w:rsidRPr="6038C3A5">
        <w:rPr>
          <w:i/>
          <w:iCs/>
          <w:lang w:val="pt-PT"/>
        </w:rPr>
        <w:t xml:space="preserve">” </w:t>
      </w:r>
      <w:r w:rsidR="67E0313C" w:rsidRPr="6038C3A5">
        <w:rPr>
          <w:lang w:val="pt-PT"/>
        </w:rPr>
        <w:t xml:space="preserve">para atribuir ao nome do </w:t>
      </w:r>
      <w:r w:rsidR="67E0313C" w:rsidRPr="6038C3A5">
        <w:rPr>
          <w:i/>
          <w:iCs/>
          <w:lang w:val="pt-PT"/>
        </w:rPr>
        <w:t xml:space="preserve">cluster </w:t>
      </w:r>
      <w:r w:rsidR="67E0313C" w:rsidRPr="6038C3A5">
        <w:rPr>
          <w:lang w:val="pt-PT"/>
        </w:rPr>
        <w:t>a estação do ano correspondente, para assim conseguir comparar de forma efetiva os parâmetros de treino e teste.</w:t>
      </w:r>
    </w:p>
    <w:p w14:paraId="1F0A393E" w14:textId="35DD1044" w:rsidR="6038C3A5" w:rsidRDefault="6038C3A5" w:rsidP="6038C3A5">
      <w:pPr>
        <w:ind w:firstLine="720"/>
        <w:rPr>
          <w:lang w:val="pt-PT"/>
        </w:rPr>
      </w:pPr>
      <w:r w:rsidRPr="6038C3A5">
        <w:rPr>
          <w:lang w:val="pt-PT"/>
        </w:rPr>
        <w:t xml:space="preserve">Na imagem a seguir mostra como ficou o </w:t>
      </w:r>
      <w:r w:rsidRPr="6038C3A5">
        <w:rPr>
          <w:i/>
          <w:iCs/>
          <w:lang w:val="pt-PT"/>
        </w:rPr>
        <w:t>pipeline</w:t>
      </w:r>
      <w:r w:rsidRPr="6038C3A5">
        <w:rPr>
          <w:lang w:val="pt-PT"/>
        </w:rPr>
        <w:t>.</w:t>
      </w:r>
    </w:p>
    <w:p w14:paraId="59C2F922" w14:textId="05F73B01" w:rsidR="6038C3A5" w:rsidRDefault="6038C3A5" w:rsidP="6038C3A5">
      <w:pPr>
        <w:ind w:firstLine="720"/>
      </w:pPr>
      <w:r>
        <w:rPr>
          <w:noProof/>
        </w:rPr>
        <w:lastRenderedPageBreak/>
        <w:drawing>
          <wp:inline distT="0" distB="0" distL="0" distR="0" wp14:anchorId="15B2AE66" wp14:editId="2C48FBB5">
            <wp:extent cx="4572000" cy="2152650"/>
            <wp:effectExtent l="0" t="0" r="0" b="0"/>
            <wp:docPr id="1797287128" name="Picture 179728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E845" w14:textId="34DA8C0D" w:rsidR="6038C3A5" w:rsidRDefault="6038C3A5" w:rsidP="6038C3A5"/>
    <w:p w14:paraId="771E77FD" w14:textId="17578948" w:rsidR="6038C3A5" w:rsidRDefault="6038C3A5" w:rsidP="6038C3A5">
      <w:pPr>
        <w:rPr>
          <w:lang w:val="pt-PT"/>
        </w:rPr>
      </w:pPr>
    </w:p>
    <w:p w14:paraId="7D717751" w14:textId="31A266F0" w:rsidR="3CAFC3A1" w:rsidRDefault="3CAFC3A1" w:rsidP="6038C3A5">
      <w:pPr>
        <w:pStyle w:val="Heading3"/>
        <w:rPr>
          <w:lang w:val="pt-PT"/>
        </w:rPr>
      </w:pPr>
      <w:bookmarkStart w:id="16" w:name="_Toc102753343"/>
      <w:r w:rsidRPr="6038C3A5">
        <w:rPr>
          <w:lang w:val="pt-PT"/>
        </w:rPr>
        <w:t>Problema de Regressão</w:t>
      </w:r>
      <w:bookmarkEnd w:id="16"/>
    </w:p>
    <w:p w14:paraId="398523DF" w14:textId="1A85055D" w:rsidR="6038C3A5" w:rsidRPr="002B288B" w:rsidRDefault="6038C3A5" w:rsidP="6038C3A5">
      <w:pPr>
        <w:rPr>
          <w:lang w:val="pt-PT"/>
        </w:rPr>
      </w:pPr>
    </w:p>
    <w:p w14:paraId="6087B70E" w14:textId="4206C683" w:rsidR="6038C3A5" w:rsidRPr="002B288B" w:rsidRDefault="6038C3A5" w:rsidP="6038C3A5">
      <w:pPr>
        <w:rPr>
          <w:lang w:val="pt-PT"/>
        </w:rPr>
      </w:pPr>
      <w:r w:rsidRPr="002B288B">
        <w:rPr>
          <w:lang w:val="pt-PT"/>
        </w:rPr>
        <w:t xml:space="preserve">Criou-se um problema de regressão, escolhendo como variável dependente e aquela que determinamos </w:t>
      </w:r>
      <w:proofErr w:type="gramStart"/>
      <w:r w:rsidRPr="002B288B">
        <w:rPr>
          <w:lang w:val="pt-PT"/>
        </w:rPr>
        <w:t>prever  a</w:t>
      </w:r>
      <w:proofErr w:type="gramEnd"/>
      <w:r w:rsidRPr="002B288B">
        <w:rPr>
          <w:lang w:val="pt-PT"/>
        </w:rPr>
        <w:t xml:space="preserve"> coluna ‘</w:t>
      </w:r>
      <w:proofErr w:type="spellStart"/>
      <w:r w:rsidRPr="002B288B">
        <w:rPr>
          <w:lang w:val="pt-PT"/>
        </w:rPr>
        <w:t>tempC</w:t>
      </w:r>
      <w:proofErr w:type="spellEnd"/>
      <w:r w:rsidRPr="002B288B">
        <w:rPr>
          <w:lang w:val="pt-PT"/>
        </w:rPr>
        <w:t xml:space="preserve">’, que corresponde à temperatura registada no dia. Primeiramente foi realizado uma análise na matriz de correlação para verificar aquelas variáveis que possuíam maior relação à variável </w:t>
      </w:r>
      <w:proofErr w:type="gramStart"/>
      <w:r w:rsidRPr="002B288B">
        <w:rPr>
          <w:lang w:val="pt-PT"/>
        </w:rPr>
        <w:t>dependente .</w:t>
      </w:r>
      <w:proofErr w:type="gramEnd"/>
      <w:r w:rsidRPr="002B288B">
        <w:rPr>
          <w:lang w:val="pt-PT"/>
        </w:rPr>
        <w:t xml:space="preserve"> Após observou-se o comportamento de algumas das quais possuíam maior relação, através dos gráficos resultantes do nodo </w:t>
      </w:r>
      <w:proofErr w:type="spellStart"/>
      <w:r w:rsidRPr="002B288B">
        <w:rPr>
          <w:lang w:val="pt-PT"/>
        </w:rPr>
        <w:t>Scatter</w:t>
      </w:r>
      <w:proofErr w:type="spellEnd"/>
      <w:r w:rsidRPr="002B288B">
        <w:rPr>
          <w:lang w:val="pt-PT"/>
        </w:rPr>
        <w:t xml:space="preserve"> </w:t>
      </w:r>
      <w:proofErr w:type="spellStart"/>
      <w:r w:rsidRPr="002B288B">
        <w:rPr>
          <w:lang w:val="pt-PT"/>
        </w:rPr>
        <w:t>Plot</w:t>
      </w:r>
      <w:proofErr w:type="spellEnd"/>
      <w:r w:rsidRPr="002B288B">
        <w:rPr>
          <w:lang w:val="pt-PT"/>
        </w:rPr>
        <w:t>.</w:t>
      </w:r>
    </w:p>
    <w:p w14:paraId="413BD1CF" w14:textId="6DFD8507" w:rsidR="6038C3A5" w:rsidRPr="002B288B" w:rsidRDefault="6038C3A5" w:rsidP="6038C3A5">
      <w:pPr>
        <w:rPr>
          <w:lang w:val="pt-PT"/>
        </w:rPr>
      </w:pPr>
    </w:p>
    <w:p w14:paraId="384F867D" w14:textId="4044924E" w:rsidR="6038C3A5" w:rsidRDefault="6038C3A5" w:rsidP="6038C3A5">
      <w:pPr>
        <w:ind w:firstLine="720"/>
      </w:pPr>
      <w:r>
        <w:rPr>
          <w:noProof/>
        </w:rPr>
        <w:drawing>
          <wp:inline distT="0" distB="0" distL="0" distR="0" wp14:anchorId="1E1BB0E0" wp14:editId="2E519339">
            <wp:extent cx="4572000" cy="3943350"/>
            <wp:effectExtent l="0" t="0" r="0" b="0"/>
            <wp:docPr id="184130219" name="Picture 18413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CF8A" w14:textId="00AAC29E" w:rsidR="4238DCAD" w:rsidRDefault="0FBFD248" w:rsidP="4238DCAD">
      <w:pPr>
        <w:ind w:firstLine="720"/>
        <w:rPr>
          <w:lang w:val="pt-PT"/>
        </w:rPr>
      </w:pPr>
      <w:r w:rsidRPr="0FBFD248">
        <w:rPr>
          <w:lang w:val="pt-PT"/>
        </w:rPr>
        <w:t xml:space="preserve"> </w:t>
      </w:r>
    </w:p>
    <w:p w14:paraId="198CE1C7" w14:textId="518CF6BF" w:rsidR="5EB04884" w:rsidRDefault="6038C3A5" w:rsidP="5EB04884">
      <w:pPr>
        <w:ind w:firstLine="720"/>
      </w:pPr>
      <w:r>
        <w:rPr>
          <w:noProof/>
        </w:rPr>
        <w:lastRenderedPageBreak/>
        <w:drawing>
          <wp:inline distT="0" distB="0" distL="0" distR="0" wp14:anchorId="447DFA48" wp14:editId="249F093A">
            <wp:extent cx="4572000" cy="3057525"/>
            <wp:effectExtent l="0" t="0" r="0" b="0"/>
            <wp:docPr id="695130820" name="Picture 695130820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9851" w14:textId="76904DB7" w:rsidR="6038C3A5" w:rsidRDefault="6038C3A5" w:rsidP="6038C3A5">
      <w:pPr>
        <w:ind w:firstLine="720"/>
      </w:pPr>
      <w:r>
        <w:rPr>
          <w:noProof/>
        </w:rPr>
        <w:drawing>
          <wp:inline distT="0" distB="0" distL="0" distR="0" wp14:anchorId="7F30D89E" wp14:editId="3C8BF767">
            <wp:extent cx="4572000" cy="3543300"/>
            <wp:effectExtent l="0" t="0" r="0" b="0"/>
            <wp:docPr id="1655572074" name="Picture 165557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8297" w14:textId="3FF6CB94" w:rsidR="6038C3A5" w:rsidRDefault="6038C3A5" w:rsidP="6038C3A5">
      <w:pPr>
        <w:ind w:firstLine="720"/>
      </w:pPr>
      <w:r>
        <w:rPr>
          <w:noProof/>
        </w:rPr>
        <w:lastRenderedPageBreak/>
        <w:drawing>
          <wp:inline distT="0" distB="0" distL="0" distR="0" wp14:anchorId="06AC8225" wp14:editId="5677EDB9">
            <wp:extent cx="4572000" cy="3248025"/>
            <wp:effectExtent l="0" t="0" r="0" b="0"/>
            <wp:docPr id="1302419903" name="Picture 1302419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809C" w14:textId="768FBD3F" w:rsidR="420E7979" w:rsidRDefault="6B978A3D" w:rsidP="6038C3A5">
      <w:pPr>
        <w:ind w:firstLine="720"/>
        <w:jc w:val="both"/>
        <w:rPr>
          <w:lang w:val="pt-PT"/>
        </w:rPr>
      </w:pPr>
      <w:r w:rsidRPr="6038C3A5">
        <w:rPr>
          <w:lang w:val="pt-PT"/>
        </w:rPr>
        <w:t xml:space="preserve"> A partir destas observações e análises, observou-se que o campo ‘</w:t>
      </w:r>
      <w:proofErr w:type="spellStart"/>
      <w:r w:rsidRPr="6038C3A5">
        <w:rPr>
          <w:lang w:val="pt-PT"/>
        </w:rPr>
        <w:t>tempC</w:t>
      </w:r>
      <w:proofErr w:type="spellEnd"/>
      <w:r w:rsidRPr="6038C3A5">
        <w:rPr>
          <w:lang w:val="pt-PT"/>
        </w:rPr>
        <w:t xml:space="preserve">’ possui um comportamento linear em detrimento da variação de outras variáveis. Dito isto, criou-se um modelo </w:t>
      </w:r>
      <w:r w:rsidRPr="6038C3A5">
        <w:rPr>
          <w:i/>
          <w:iCs/>
          <w:lang w:val="pt-PT"/>
        </w:rPr>
        <w:t xml:space="preserve">Linear </w:t>
      </w:r>
      <w:proofErr w:type="spellStart"/>
      <w:r w:rsidRPr="6038C3A5">
        <w:rPr>
          <w:i/>
          <w:iCs/>
          <w:lang w:val="pt-PT"/>
        </w:rPr>
        <w:t>Regression</w:t>
      </w:r>
      <w:proofErr w:type="spellEnd"/>
      <w:r w:rsidRPr="6038C3A5">
        <w:rPr>
          <w:lang w:val="pt-PT"/>
        </w:rPr>
        <w:t>, a fim de verificar se um modelo baseado na equação linear consegue atingir índices de previsão satisfatórios para a variável fixa, no caso o campo ‘</w:t>
      </w:r>
      <w:proofErr w:type="spellStart"/>
      <w:r w:rsidRPr="6038C3A5">
        <w:rPr>
          <w:lang w:val="pt-PT"/>
        </w:rPr>
        <w:t>tempC</w:t>
      </w:r>
      <w:proofErr w:type="spellEnd"/>
      <w:r w:rsidRPr="6038C3A5">
        <w:rPr>
          <w:lang w:val="pt-PT"/>
        </w:rPr>
        <w:t>’.</w:t>
      </w:r>
    </w:p>
    <w:p w14:paraId="2FEE7761" w14:textId="6CD88C3D" w:rsidR="00913D80" w:rsidRPr="00913D80" w:rsidRDefault="6038C3A5" w:rsidP="6038C3A5">
      <w:pPr>
        <w:ind w:firstLine="720"/>
        <w:jc w:val="both"/>
        <w:rPr>
          <w:lang w:val="pt-PT"/>
        </w:rPr>
      </w:pPr>
      <w:r w:rsidRPr="6038C3A5">
        <w:rPr>
          <w:lang w:val="pt-PT"/>
        </w:rPr>
        <w:t xml:space="preserve">Para atingir este objetivo o grupo realizou mais alguns tratamentos nos dados na tentativa de obter os melhores resultados no modelo, o que inclui a remoção do </w:t>
      </w:r>
      <w:proofErr w:type="spellStart"/>
      <w:r w:rsidRPr="6038C3A5">
        <w:rPr>
          <w:i/>
          <w:iCs/>
          <w:lang w:val="pt-PT"/>
        </w:rPr>
        <w:t>outlier</w:t>
      </w:r>
      <w:proofErr w:type="spellEnd"/>
      <w:r w:rsidRPr="6038C3A5">
        <w:rPr>
          <w:i/>
          <w:iCs/>
          <w:lang w:val="pt-PT"/>
        </w:rPr>
        <w:t xml:space="preserve"> </w:t>
      </w:r>
      <w:r w:rsidRPr="6038C3A5">
        <w:rPr>
          <w:lang w:val="pt-PT"/>
        </w:rPr>
        <w:t xml:space="preserve">e em seguida remoção dos valores em falta. Foi também utilizado as técnicas de separação de dados </w:t>
      </w:r>
      <w:proofErr w:type="spellStart"/>
      <w:r w:rsidRPr="6038C3A5">
        <w:rPr>
          <w:lang w:val="pt-PT"/>
        </w:rPr>
        <w:t>ie</w:t>
      </w:r>
      <w:proofErr w:type="spellEnd"/>
      <w:r w:rsidRPr="6038C3A5">
        <w:rPr>
          <w:lang w:val="pt-PT"/>
        </w:rPr>
        <w:t xml:space="preserve"> </w:t>
      </w:r>
      <w:proofErr w:type="spellStart"/>
      <w:r w:rsidRPr="6038C3A5">
        <w:rPr>
          <w:i/>
          <w:iCs/>
          <w:lang w:val="pt-PT"/>
        </w:rPr>
        <w:t>partitioning</w:t>
      </w:r>
      <w:proofErr w:type="spellEnd"/>
      <w:r w:rsidRPr="6038C3A5">
        <w:rPr>
          <w:i/>
          <w:iCs/>
          <w:lang w:val="pt-PT"/>
        </w:rPr>
        <w:t xml:space="preserve"> </w:t>
      </w:r>
      <w:r w:rsidRPr="6038C3A5">
        <w:rPr>
          <w:lang w:val="pt-PT"/>
        </w:rPr>
        <w:t>para o teste do modelo, utilizando basicamente as mesmas configurações dos modelos já vistos anteriormente.</w:t>
      </w:r>
    </w:p>
    <w:p w14:paraId="6C6D3B1C" w14:textId="2AC4948A" w:rsidR="00913D80" w:rsidRPr="00913D80" w:rsidRDefault="6038C3A5" w:rsidP="6038C3A5">
      <w:pPr>
        <w:ind w:firstLine="720"/>
        <w:jc w:val="both"/>
        <w:rPr>
          <w:lang w:val="pt-PT"/>
        </w:rPr>
      </w:pPr>
      <w:r w:rsidRPr="6038C3A5">
        <w:rPr>
          <w:lang w:val="pt-PT"/>
        </w:rPr>
        <w:t>Obtendo-se assim o seguinte pipeline:</w:t>
      </w:r>
    </w:p>
    <w:p w14:paraId="099227B2" w14:textId="5625053F" w:rsidR="00913D80" w:rsidRPr="00913D80" w:rsidRDefault="00913D80" w:rsidP="6038C3A5">
      <w:pPr>
        <w:ind w:firstLine="720"/>
        <w:rPr>
          <w:lang w:val="pt-PT"/>
        </w:rPr>
      </w:pPr>
    </w:p>
    <w:p w14:paraId="6BAABDAF" w14:textId="1F2BE3C3" w:rsidR="00913D80" w:rsidRPr="00913D80" w:rsidRDefault="6038C3A5" w:rsidP="6038C3A5">
      <w:pPr>
        <w:ind w:firstLine="720"/>
        <w:rPr>
          <w:lang w:val="pt-PT"/>
        </w:rPr>
      </w:pPr>
      <w:r>
        <w:rPr>
          <w:noProof/>
        </w:rPr>
        <w:drawing>
          <wp:inline distT="0" distB="0" distL="0" distR="0" wp14:anchorId="00753E8B" wp14:editId="37C650B9">
            <wp:extent cx="4572000" cy="2559050"/>
            <wp:effectExtent l="0" t="0" r="0" b="0"/>
            <wp:docPr id="569859635" name="Picture 569859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38C3A5">
        <w:rPr>
          <w:lang w:val="pt-PT"/>
        </w:rPr>
        <w:t xml:space="preserve"> </w:t>
      </w:r>
    </w:p>
    <w:p w14:paraId="67CACE8D" w14:textId="122B57E6" w:rsidR="00913D80" w:rsidRPr="00913D80" w:rsidRDefault="00913D80" w:rsidP="6038C3A5">
      <w:pPr>
        <w:ind w:firstLine="720"/>
        <w:rPr>
          <w:lang w:val="pt-PT"/>
        </w:rPr>
      </w:pPr>
    </w:p>
    <w:p w14:paraId="0CC30B1A" w14:textId="5E31CF34" w:rsidR="00913D80" w:rsidRPr="00913D80" w:rsidRDefault="00913D80" w:rsidP="6038C3A5">
      <w:pPr>
        <w:rPr>
          <w:lang w:val="pt-PT"/>
        </w:rPr>
      </w:pPr>
    </w:p>
    <w:p w14:paraId="6F9A0BCC" w14:textId="0C2E5C10" w:rsidR="00913D80" w:rsidRPr="00913D80" w:rsidRDefault="00913D80" w:rsidP="6038C3A5">
      <w:pPr>
        <w:rPr>
          <w:lang w:val="pt-PT"/>
        </w:rPr>
      </w:pPr>
    </w:p>
    <w:p w14:paraId="3340041F" w14:textId="163B86BD" w:rsidR="00913D80" w:rsidRPr="00913D80" w:rsidRDefault="621BF379" w:rsidP="6038C3A5">
      <w:pPr>
        <w:pStyle w:val="Heading2"/>
        <w:rPr>
          <w:lang w:val="pt-PT"/>
        </w:rPr>
      </w:pPr>
      <w:bookmarkStart w:id="17" w:name="_Toc102753344"/>
      <w:r w:rsidRPr="6038C3A5">
        <w:rPr>
          <w:lang w:val="pt-PT"/>
        </w:rPr>
        <w:t>Avaliação dos Resultados</w:t>
      </w:r>
      <w:bookmarkEnd w:id="17"/>
    </w:p>
    <w:p w14:paraId="292925D8" w14:textId="646D8B90" w:rsidR="00913D80" w:rsidRPr="00913D80" w:rsidRDefault="00913D80" w:rsidP="6038C3A5">
      <w:pPr>
        <w:rPr>
          <w:lang w:val="pt-PT"/>
        </w:rPr>
      </w:pPr>
    </w:p>
    <w:p w14:paraId="27316104" w14:textId="445AB1BF" w:rsidR="00913D80" w:rsidRPr="00913D80" w:rsidRDefault="6038C3A5" w:rsidP="6038C3A5">
      <w:pPr>
        <w:ind w:firstLine="720"/>
        <w:rPr>
          <w:lang w:val="pt-PT"/>
        </w:rPr>
      </w:pPr>
      <w:r w:rsidRPr="6038C3A5">
        <w:rPr>
          <w:lang w:val="pt-PT"/>
        </w:rPr>
        <w:t xml:space="preserve">A análise dos resultados produzidos pelos modelos serão divididos separadamente por </w:t>
      </w:r>
      <w:proofErr w:type="gramStart"/>
      <w:r w:rsidRPr="6038C3A5">
        <w:rPr>
          <w:lang w:val="pt-PT"/>
        </w:rPr>
        <w:t>problema,  o</w:t>
      </w:r>
      <w:proofErr w:type="gramEnd"/>
      <w:r w:rsidRPr="6038C3A5">
        <w:rPr>
          <w:lang w:val="pt-PT"/>
        </w:rPr>
        <w:t xml:space="preserve"> problema de Classificação e de Regressão.</w:t>
      </w:r>
    </w:p>
    <w:p w14:paraId="53A13EAF" w14:textId="4D9CFDEA" w:rsidR="00913D80" w:rsidRPr="00913D80" w:rsidRDefault="00913D80" w:rsidP="6038C3A5">
      <w:pPr>
        <w:ind w:firstLine="720"/>
        <w:rPr>
          <w:lang w:val="pt-PT"/>
        </w:rPr>
      </w:pPr>
    </w:p>
    <w:p w14:paraId="51AEF29B" w14:textId="430FFB27" w:rsidR="00913D80" w:rsidRPr="00913D80" w:rsidRDefault="3CAFC3A1" w:rsidP="6038C3A5">
      <w:pPr>
        <w:pStyle w:val="Heading3"/>
        <w:rPr>
          <w:lang w:val="pt-PT"/>
        </w:rPr>
      </w:pPr>
      <w:bookmarkStart w:id="18" w:name="_Toc102753345"/>
      <w:r w:rsidRPr="6038C3A5">
        <w:rPr>
          <w:lang w:val="pt-PT"/>
        </w:rPr>
        <w:t>Problema de Classificação</w:t>
      </w:r>
      <w:bookmarkEnd w:id="18"/>
    </w:p>
    <w:p w14:paraId="561A1288" w14:textId="6FE74941" w:rsidR="00913D80" w:rsidRPr="00913D80" w:rsidRDefault="00913D80" w:rsidP="6038C3A5"/>
    <w:p w14:paraId="7182CF68" w14:textId="567B9C93" w:rsidR="00913D80" w:rsidRPr="00913D80" w:rsidRDefault="6038C3A5" w:rsidP="6038C3A5">
      <w:pPr>
        <w:pStyle w:val="ListParagraph"/>
        <w:numPr>
          <w:ilvl w:val="0"/>
          <w:numId w:val="13"/>
        </w:numPr>
        <w:rPr>
          <w:rFonts w:eastAsiaTheme="minorEastAsia"/>
          <w:lang w:val="pt-PT"/>
        </w:rPr>
      </w:pPr>
      <w:r w:rsidRPr="6038C3A5">
        <w:rPr>
          <w:b/>
          <w:bCs/>
          <w:lang w:val="pt-PT"/>
        </w:rPr>
        <w:t>Resultados</w:t>
      </w:r>
    </w:p>
    <w:p w14:paraId="450B958A" w14:textId="77900941" w:rsidR="00913D80" w:rsidRPr="00913D80" w:rsidRDefault="6038C3A5" w:rsidP="6038C3A5">
      <w:pPr>
        <w:rPr>
          <w:b/>
          <w:bCs/>
          <w:lang w:val="pt-PT"/>
        </w:rPr>
      </w:pPr>
      <w:r w:rsidRPr="6038C3A5">
        <w:rPr>
          <w:lang w:val="pt-PT"/>
        </w:rPr>
        <w:t xml:space="preserve">Os resultados produzidos pelos modelos de </w:t>
      </w:r>
      <w:proofErr w:type="spellStart"/>
      <w:r w:rsidRPr="6038C3A5">
        <w:rPr>
          <w:lang w:val="pt-PT"/>
        </w:rPr>
        <w:t>Decision</w:t>
      </w:r>
      <w:proofErr w:type="spellEnd"/>
      <w:r w:rsidRPr="6038C3A5">
        <w:rPr>
          <w:lang w:val="pt-PT"/>
        </w:rPr>
        <w:t xml:space="preserve"> </w:t>
      </w:r>
      <w:proofErr w:type="spellStart"/>
      <w:r w:rsidRPr="6038C3A5">
        <w:rPr>
          <w:lang w:val="pt-PT"/>
        </w:rPr>
        <w:t>Tree</w:t>
      </w:r>
      <w:proofErr w:type="spellEnd"/>
      <w:r w:rsidRPr="6038C3A5">
        <w:rPr>
          <w:lang w:val="pt-PT"/>
        </w:rPr>
        <w:t>, a partir dos nodos X-</w:t>
      </w:r>
      <w:proofErr w:type="spellStart"/>
      <w:r w:rsidRPr="6038C3A5">
        <w:rPr>
          <w:lang w:val="pt-PT"/>
        </w:rPr>
        <w:t>partitioner</w:t>
      </w:r>
      <w:proofErr w:type="spellEnd"/>
      <w:r w:rsidRPr="6038C3A5">
        <w:rPr>
          <w:lang w:val="pt-PT"/>
        </w:rPr>
        <w:t xml:space="preserve"> e </w:t>
      </w:r>
      <w:proofErr w:type="spellStart"/>
      <w:r w:rsidRPr="6038C3A5">
        <w:rPr>
          <w:lang w:val="pt-PT"/>
        </w:rPr>
        <w:t>Partitioning</w:t>
      </w:r>
      <w:proofErr w:type="spellEnd"/>
      <w:r w:rsidRPr="6038C3A5">
        <w:rPr>
          <w:lang w:val="pt-PT"/>
        </w:rPr>
        <w:t xml:space="preserve"> consequentemente:</w:t>
      </w:r>
    </w:p>
    <w:p w14:paraId="2480EEC9" w14:textId="51D15F6D" w:rsidR="00913D80" w:rsidRPr="00913D80" w:rsidRDefault="6038C3A5" w:rsidP="6038C3A5">
      <w:pPr>
        <w:ind w:left="720" w:firstLine="720"/>
      </w:pPr>
      <w:r>
        <w:rPr>
          <w:noProof/>
        </w:rPr>
        <w:drawing>
          <wp:inline distT="0" distB="0" distL="0" distR="0" wp14:anchorId="7349343C" wp14:editId="5AB9E9A0">
            <wp:extent cx="3676650" cy="4572000"/>
            <wp:effectExtent l="0" t="0" r="0" b="0"/>
            <wp:docPr id="2071842200" name="Picture 207184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B93A" w14:textId="3A081BC1" w:rsidR="00913D80" w:rsidRPr="002B288B" w:rsidRDefault="6038C3A5" w:rsidP="6038C3A5">
      <w:pPr>
        <w:ind w:left="720" w:firstLine="720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54C3ADAE" wp14:editId="43D74D9F">
            <wp:extent cx="3638550" cy="4572000"/>
            <wp:effectExtent l="0" t="0" r="0" b="0"/>
            <wp:docPr id="568655620" name="Picture 56865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38C3A5">
        <w:rPr>
          <w:lang w:val="pt-PT"/>
        </w:rPr>
        <w:t xml:space="preserve"> </w:t>
      </w:r>
    </w:p>
    <w:p w14:paraId="2E53EDC6" w14:textId="0563FB40" w:rsidR="00913D80" w:rsidRPr="00913D80" w:rsidRDefault="00913D80" w:rsidP="6038C3A5">
      <w:pPr>
        <w:ind w:left="720"/>
        <w:rPr>
          <w:lang w:val="pt-PT"/>
        </w:rPr>
      </w:pPr>
    </w:p>
    <w:p w14:paraId="76C0019B" w14:textId="09186609" w:rsidR="00913D80" w:rsidRPr="00913D80" w:rsidRDefault="6038C3A5" w:rsidP="6038C3A5">
      <w:pPr>
        <w:ind w:left="720" w:firstLine="720"/>
        <w:rPr>
          <w:lang w:val="pt-PT"/>
        </w:rPr>
      </w:pPr>
      <w:r w:rsidRPr="6038C3A5">
        <w:rPr>
          <w:lang w:val="pt-PT"/>
        </w:rPr>
        <w:t xml:space="preserve">Gráficos produzidos pelos modelos de </w:t>
      </w:r>
      <w:proofErr w:type="spellStart"/>
      <w:r w:rsidRPr="6038C3A5">
        <w:rPr>
          <w:lang w:val="pt-PT"/>
        </w:rPr>
        <w:t>clustering</w:t>
      </w:r>
      <w:proofErr w:type="spellEnd"/>
      <w:r w:rsidRPr="6038C3A5">
        <w:rPr>
          <w:lang w:val="pt-PT"/>
        </w:rPr>
        <w:t xml:space="preserve"> utilizando as variáveis ‘</w:t>
      </w:r>
      <w:proofErr w:type="spellStart"/>
      <w:r w:rsidRPr="6038C3A5">
        <w:rPr>
          <w:lang w:val="pt-PT"/>
        </w:rPr>
        <w:t>tempC</w:t>
      </w:r>
      <w:proofErr w:type="spellEnd"/>
      <w:r w:rsidRPr="6038C3A5">
        <w:rPr>
          <w:lang w:val="pt-PT"/>
        </w:rPr>
        <w:t>’ e ‘</w:t>
      </w:r>
      <w:proofErr w:type="spellStart"/>
      <w:r w:rsidRPr="6038C3A5">
        <w:rPr>
          <w:lang w:val="pt-PT"/>
        </w:rPr>
        <w:t>humidity</w:t>
      </w:r>
      <w:proofErr w:type="spellEnd"/>
      <w:r w:rsidRPr="6038C3A5">
        <w:rPr>
          <w:lang w:val="pt-PT"/>
        </w:rPr>
        <w:t xml:space="preserve">’, por </w:t>
      </w:r>
      <w:proofErr w:type="spellStart"/>
      <w:r w:rsidRPr="6038C3A5">
        <w:rPr>
          <w:lang w:val="pt-PT"/>
        </w:rPr>
        <w:t>hierarchical</w:t>
      </w:r>
      <w:proofErr w:type="spellEnd"/>
      <w:r w:rsidRPr="6038C3A5">
        <w:rPr>
          <w:lang w:val="pt-PT"/>
        </w:rPr>
        <w:t xml:space="preserve"> </w:t>
      </w:r>
      <w:proofErr w:type="spellStart"/>
      <w:r w:rsidRPr="6038C3A5">
        <w:rPr>
          <w:lang w:val="pt-PT"/>
        </w:rPr>
        <w:t>clustering</w:t>
      </w:r>
      <w:proofErr w:type="spellEnd"/>
      <w:r w:rsidRPr="6038C3A5">
        <w:rPr>
          <w:lang w:val="pt-PT"/>
        </w:rPr>
        <w:t xml:space="preserve"> e k-</w:t>
      </w:r>
      <w:proofErr w:type="spellStart"/>
      <w:r w:rsidRPr="6038C3A5">
        <w:rPr>
          <w:lang w:val="pt-PT"/>
        </w:rPr>
        <w:t>means</w:t>
      </w:r>
      <w:proofErr w:type="spellEnd"/>
      <w:r w:rsidRPr="6038C3A5">
        <w:rPr>
          <w:lang w:val="pt-PT"/>
        </w:rPr>
        <w:t>, consequentemente:</w:t>
      </w:r>
    </w:p>
    <w:p w14:paraId="37D6B417" w14:textId="7CB413D5" w:rsidR="00913D80" w:rsidRPr="00913D80" w:rsidRDefault="6038C3A5" w:rsidP="6038C3A5">
      <w:pPr>
        <w:ind w:left="720" w:firstLine="720"/>
      </w:pPr>
      <w:r>
        <w:rPr>
          <w:noProof/>
        </w:rPr>
        <w:drawing>
          <wp:inline distT="0" distB="0" distL="0" distR="0" wp14:anchorId="5D120524" wp14:editId="28034F34">
            <wp:extent cx="4572000" cy="3190875"/>
            <wp:effectExtent l="0" t="0" r="0" b="0"/>
            <wp:docPr id="527314790" name="Picture 52731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1370" w14:textId="28C1AA51" w:rsidR="00913D80" w:rsidRPr="00913D80" w:rsidRDefault="6038C3A5" w:rsidP="6038C3A5">
      <w:pPr>
        <w:ind w:left="720" w:firstLine="720"/>
      </w:pPr>
      <w:r>
        <w:rPr>
          <w:noProof/>
        </w:rPr>
        <w:lastRenderedPageBreak/>
        <w:drawing>
          <wp:inline distT="0" distB="0" distL="0" distR="0" wp14:anchorId="5E31481A" wp14:editId="6BF54934">
            <wp:extent cx="4572000" cy="3067050"/>
            <wp:effectExtent l="0" t="0" r="0" b="0"/>
            <wp:docPr id="1434249451" name="Picture 143424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FC5E" w14:textId="73DFC399" w:rsidR="00913D80" w:rsidRPr="00913D80" w:rsidRDefault="00913D80" w:rsidP="6038C3A5">
      <w:pPr>
        <w:ind w:left="720"/>
      </w:pPr>
    </w:p>
    <w:p w14:paraId="3F73FB86" w14:textId="39A8BC95" w:rsidR="00913D80" w:rsidRPr="00913D80" w:rsidRDefault="6038C3A5" w:rsidP="6038C3A5">
      <w:pPr>
        <w:ind w:left="720" w:firstLine="720"/>
        <w:rPr>
          <w:lang w:val="pt-PT"/>
        </w:rPr>
      </w:pPr>
      <w:r w:rsidRPr="6038C3A5">
        <w:rPr>
          <w:lang w:val="pt-PT"/>
        </w:rPr>
        <w:t xml:space="preserve">E o resultado produzido pelo </w:t>
      </w:r>
      <w:proofErr w:type="spellStart"/>
      <w:r w:rsidRPr="6038C3A5">
        <w:rPr>
          <w:lang w:val="pt-PT"/>
        </w:rPr>
        <w:t>scorer</w:t>
      </w:r>
      <w:proofErr w:type="spellEnd"/>
      <w:r w:rsidRPr="6038C3A5">
        <w:rPr>
          <w:lang w:val="pt-PT"/>
        </w:rPr>
        <w:t xml:space="preserve"> a partir do modelo k-</w:t>
      </w:r>
      <w:proofErr w:type="spellStart"/>
      <w:r w:rsidRPr="6038C3A5">
        <w:rPr>
          <w:lang w:val="pt-PT"/>
        </w:rPr>
        <w:t>means</w:t>
      </w:r>
      <w:proofErr w:type="spellEnd"/>
      <w:r w:rsidRPr="6038C3A5">
        <w:rPr>
          <w:lang w:val="pt-PT"/>
        </w:rPr>
        <w:t>:</w:t>
      </w:r>
    </w:p>
    <w:p w14:paraId="2D254F51" w14:textId="715B9832" w:rsidR="00913D80" w:rsidRPr="00913D80" w:rsidRDefault="00913D80" w:rsidP="6038C3A5">
      <w:pPr>
        <w:ind w:left="720"/>
        <w:rPr>
          <w:lang w:val="pt-PT"/>
        </w:rPr>
      </w:pPr>
    </w:p>
    <w:p w14:paraId="1B013128" w14:textId="662A90D6" w:rsidR="00913D80" w:rsidRPr="00913D80" w:rsidRDefault="6038C3A5" w:rsidP="6038C3A5">
      <w:pPr>
        <w:ind w:left="720"/>
      </w:pPr>
      <w:r>
        <w:rPr>
          <w:noProof/>
        </w:rPr>
        <w:drawing>
          <wp:inline distT="0" distB="0" distL="0" distR="0" wp14:anchorId="67693848" wp14:editId="36A84F4A">
            <wp:extent cx="4572000" cy="1762125"/>
            <wp:effectExtent l="0" t="0" r="0" b="0"/>
            <wp:docPr id="1626632817" name="Picture 162663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94B9" w14:textId="0A7EC964" w:rsidR="00913D80" w:rsidRPr="00913D80" w:rsidRDefault="00913D80" w:rsidP="6038C3A5">
      <w:pPr>
        <w:ind w:left="720" w:firstLine="720"/>
        <w:rPr>
          <w:lang w:val="pt-PT"/>
        </w:rPr>
      </w:pPr>
    </w:p>
    <w:p w14:paraId="0007A218" w14:textId="264715F1" w:rsidR="00913D80" w:rsidRPr="00913D80" w:rsidRDefault="6038C3A5" w:rsidP="6038C3A5">
      <w:pPr>
        <w:pStyle w:val="ListParagraph"/>
        <w:numPr>
          <w:ilvl w:val="0"/>
          <w:numId w:val="13"/>
        </w:numPr>
        <w:rPr>
          <w:lang w:val="pt-PT"/>
        </w:rPr>
      </w:pPr>
      <w:r w:rsidRPr="6038C3A5">
        <w:rPr>
          <w:b/>
          <w:bCs/>
          <w:lang w:val="pt-PT"/>
        </w:rPr>
        <w:t>Análise</w:t>
      </w:r>
    </w:p>
    <w:p w14:paraId="5F40A5C3" w14:textId="74C72B55" w:rsidR="00913D80" w:rsidRPr="00913D80" w:rsidRDefault="6038C3A5" w:rsidP="6038C3A5">
      <w:pPr>
        <w:ind w:firstLine="720"/>
        <w:rPr>
          <w:lang w:val="pt-PT"/>
        </w:rPr>
      </w:pPr>
      <w:r w:rsidRPr="6038C3A5">
        <w:rPr>
          <w:lang w:val="pt-PT"/>
        </w:rPr>
        <w:t xml:space="preserve">A partir dos resultados apresentados é possível inferir alguns aspetos acerca do clima de Madrid e refutar a hipótese do problema realizado anteriormente. Observa-se que nas estações de inverno e verão há uma grande distinção de variáveis climáticas, deduz-se a partir do alto índice de acerto nas previsões e partir </w:t>
      </w:r>
      <w:r w:rsidR="00B73D92" w:rsidRPr="6038C3A5">
        <w:rPr>
          <w:lang w:val="pt-PT"/>
        </w:rPr>
        <w:t>da análise</w:t>
      </w:r>
      <w:r w:rsidRPr="6038C3A5">
        <w:rPr>
          <w:lang w:val="pt-PT"/>
        </w:rPr>
        <w:t xml:space="preserve"> de dados feitas. </w:t>
      </w:r>
      <w:r w:rsidR="00B73D92">
        <w:rPr>
          <w:lang w:val="pt-PT"/>
        </w:rPr>
        <w:t xml:space="preserve"> </w:t>
      </w:r>
      <w:r w:rsidR="00B73D92" w:rsidRPr="6038C3A5">
        <w:rPr>
          <w:lang w:val="pt-PT"/>
        </w:rPr>
        <w:t>Entretanto, já</w:t>
      </w:r>
      <w:r w:rsidRPr="6038C3A5">
        <w:rPr>
          <w:lang w:val="pt-PT"/>
        </w:rPr>
        <w:t xml:space="preserve"> as estações de primavera e outono possuem valores semelhantes as outras estações sendo de difícil acerto, principalmente o outono onde obteve-se índices de acerto muito baixos.</w:t>
      </w:r>
    </w:p>
    <w:p w14:paraId="061DBF75" w14:textId="15E22004" w:rsidR="00913D80" w:rsidRPr="00913D80" w:rsidRDefault="6038C3A5" w:rsidP="6038C3A5">
      <w:pPr>
        <w:ind w:firstLine="720"/>
        <w:rPr>
          <w:lang w:val="pt-PT"/>
        </w:rPr>
      </w:pPr>
      <w:r w:rsidRPr="6038C3A5">
        <w:rPr>
          <w:lang w:val="pt-PT"/>
        </w:rPr>
        <w:t xml:space="preserve">Conclui-se, que a partir dos dados utilizados deste </w:t>
      </w:r>
      <w:proofErr w:type="spellStart"/>
      <w:r w:rsidRPr="6038C3A5">
        <w:rPr>
          <w:i/>
          <w:iCs/>
          <w:lang w:val="pt-PT"/>
        </w:rPr>
        <w:t>dataset</w:t>
      </w:r>
      <w:proofErr w:type="spellEnd"/>
      <w:r w:rsidRPr="6038C3A5">
        <w:rPr>
          <w:lang w:val="pt-PT"/>
        </w:rPr>
        <w:t xml:space="preserve"> do clima de Madrid, que a hipótese que Madrid possui 4 estações bem definidas não se confirma, </w:t>
      </w:r>
      <w:r w:rsidR="00B73D92" w:rsidRPr="6038C3A5">
        <w:rPr>
          <w:lang w:val="pt-PT"/>
        </w:rPr>
        <w:t>entretanto</w:t>
      </w:r>
      <w:r w:rsidRPr="6038C3A5">
        <w:rPr>
          <w:lang w:val="pt-PT"/>
        </w:rPr>
        <w:t xml:space="preserve">, apresenta 2 estações muito bem definidas, sendo que as outras estações possuem valores mais semelhantes às demais.  </w:t>
      </w:r>
    </w:p>
    <w:p w14:paraId="61476C95" w14:textId="2C8477DF" w:rsidR="00913D80" w:rsidRPr="00913D80" w:rsidRDefault="00913D80" w:rsidP="6038C3A5">
      <w:pPr>
        <w:ind w:firstLine="720"/>
        <w:rPr>
          <w:lang w:val="pt-PT"/>
        </w:rPr>
      </w:pPr>
    </w:p>
    <w:p w14:paraId="2F0AFD85" w14:textId="30851903" w:rsidR="00913D80" w:rsidRPr="00913D80" w:rsidRDefault="3CAFC3A1" w:rsidP="6038C3A5">
      <w:pPr>
        <w:pStyle w:val="Heading3"/>
        <w:rPr>
          <w:lang w:val="pt-PT"/>
        </w:rPr>
      </w:pPr>
      <w:bookmarkStart w:id="19" w:name="_Toc102753346"/>
      <w:r w:rsidRPr="6038C3A5">
        <w:rPr>
          <w:lang w:val="pt-PT"/>
        </w:rPr>
        <w:lastRenderedPageBreak/>
        <w:t>Problema de Regressão</w:t>
      </w:r>
      <w:bookmarkEnd w:id="19"/>
    </w:p>
    <w:p w14:paraId="5EDA9832" w14:textId="11C6963A" w:rsidR="00913D80" w:rsidRPr="00913D80" w:rsidRDefault="00913D80" w:rsidP="6038C3A5">
      <w:pPr>
        <w:rPr>
          <w:lang w:val="pt-PT"/>
        </w:rPr>
      </w:pPr>
    </w:p>
    <w:p w14:paraId="681EFE51" w14:textId="567B9C93" w:rsidR="00913D80" w:rsidRPr="00913D80" w:rsidRDefault="6038C3A5" w:rsidP="6038C3A5">
      <w:pPr>
        <w:pStyle w:val="ListParagraph"/>
        <w:numPr>
          <w:ilvl w:val="0"/>
          <w:numId w:val="13"/>
        </w:numPr>
        <w:rPr>
          <w:rFonts w:eastAsiaTheme="minorEastAsia"/>
          <w:lang w:val="pt-PT"/>
        </w:rPr>
      </w:pPr>
      <w:r w:rsidRPr="6038C3A5">
        <w:rPr>
          <w:b/>
          <w:bCs/>
          <w:lang w:val="pt-PT"/>
        </w:rPr>
        <w:t>Resultados</w:t>
      </w:r>
    </w:p>
    <w:p w14:paraId="391EF754" w14:textId="0E5B52A2" w:rsidR="00913D80" w:rsidRPr="00913D80" w:rsidRDefault="6038C3A5" w:rsidP="6038C3A5">
      <w:pPr>
        <w:rPr>
          <w:lang w:val="pt-PT"/>
        </w:rPr>
      </w:pPr>
      <w:r w:rsidRPr="6038C3A5">
        <w:rPr>
          <w:lang w:val="pt-PT"/>
        </w:rPr>
        <w:t xml:space="preserve">Os resultados produzidos pelo modelo linear </w:t>
      </w:r>
      <w:proofErr w:type="spellStart"/>
      <w:r w:rsidRPr="6038C3A5">
        <w:rPr>
          <w:lang w:val="pt-PT"/>
        </w:rPr>
        <w:t>regression</w:t>
      </w:r>
      <w:proofErr w:type="spellEnd"/>
      <w:r w:rsidRPr="6038C3A5">
        <w:rPr>
          <w:lang w:val="pt-PT"/>
        </w:rPr>
        <w:t>:</w:t>
      </w:r>
    </w:p>
    <w:p w14:paraId="32DF71D5" w14:textId="2DA22DED" w:rsidR="00913D80" w:rsidRPr="00913D80" w:rsidRDefault="6038C3A5" w:rsidP="6038C3A5">
      <w:pPr>
        <w:ind w:firstLine="720"/>
      </w:pPr>
      <w:r>
        <w:rPr>
          <w:noProof/>
        </w:rPr>
        <w:drawing>
          <wp:inline distT="0" distB="0" distL="0" distR="0" wp14:anchorId="0220DA80" wp14:editId="1D93920B">
            <wp:extent cx="4572000" cy="4238625"/>
            <wp:effectExtent l="0" t="0" r="0" b="0"/>
            <wp:docPr id="949253106" name="Picture 94925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C865" w14:textId="34A9605E" w:rsidR="00913D80" w:rsidRPr="00913D80" w:rsidRDefault="6038C3A5" w:rsidP="6038C3A5">
      <w:pPr>
        <w:ind w:firstLine="720"/>
      </w:pPr>
      <w:r>
        <w:rPr>
          <w:noProof/>
        </w:rPr>
        <w:drawing>
          <wp:inline distT="0" distB="0" distL="0" distR="0" wp14:anchorId="0FA3D977" wp14:editId="5715A4A6">
            <wp:extent cx="3048000" cy="3162300"/>
            <wp:effectExtent l="0" t="0" r="0" b="0"/>
            <wp:docPr id="1287062869" name="Picture 128706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F64A" w14:textId="5DA3E3F1" w:rsidR="00913D80" w:rsidRPr="00913D80" w:rsidRDefault="6038C3A5" w:rsidP="6038C3A5">
      <w:pPr>
        <w:rPr>
          <w:b/>
          <w:bCs/>
          <w:lang w:val="pt-PT"/>
        </w:rPr>
      </w:pPr>
      <w:r w:rsidRPr="6038C3A5">
        <w:rPr>
          <w:lang w:val="pt-PT"/>
        </w:rPr>
        <w:lastRenderedPageBreak/>
        <w:t>Vale destacar que os resultados tanto do X-</w:t>
      </w:r>
      <w:proofErr w:type="spellStart"/>
      <w:r w:rsidRPr="6038C3A5">
        <w:rPr>
          <w:lang w:val="pt-PT"/>
        </w:rPr>
        <w:t>Partitioning</w:t>
      </w:r>
      <w:proofErr w:type="spellEnd"/>
      <w:r w:rsidRPr="6038C3A5">
        <w:rPr>
          <w:lang w:val="pt-PT"/>
        </w:rPr>
        <w:t xml:space="preserve"> quanto do </w:t>
      </w:r>
      <w:proofErr w:type="spellStart"/>
      <w:r w:rsidRPr="6038C3A5">
        <w:rPr>
          <w:lang w:val="pt-PT"/>
        </w:rPr>
        <w:t>Partitioning</w:t>
      </w:r>
      <w:proofErr w:type="spellEnd"/>
      <w:r w:rsidRPr="6038C3A5">
        <w:rPr>
          <w:lang w:val="pt-PT"/>
        </w:rPr>
        <w:t xml:space="preserve"> foram iguais.</w:t>
      </w:r>
    </w:p>
    <w:p w14:paraId="7A59B308" w14:textId="213DA618" w:rsidR="00913D80" w:rsidRPr="00913D80" w:rsidRDefault="00913D80" w:rsidP="6038C3A5">
      <w:pPr>
        <w:rPr>
          <w:b/>
          <w:bCs/>
          <w:lang w:val="pt-PT"/>
        </w:rPr>
      </w:pPr>
    </w:p>
    <w:p w14:paraId="049467A1" w14:textId="248A2472" w:rsidR="00913D80" w:rsidRPr="00913D80" w:rsidRDefault="6038C3A5" w:rsidP="6038C3A5">
      <w:pPr>
        <w:pStyle w:val="ListParagraph"/>
        <w:numPr>
          <w:ilvl w:val="0"/>
          <w:numId w:val="13"/>
        </w:numPr>
        <w:rPr>
          <w:lang w:val="pt-PT"/>
        </w:rPr>
      </w:pPr>
      <w:r w:rsidRPr="6038C3A5">
        <w:rPr>
          <w:b/>
          <w:bCs/>
          <w:lang w:val="pt-PT"/>
        </w:rPr>
        <w:t>Análise</w:t>
      </w:r>
    </w:p>
    <w:p w14:paraId="32BD1C72" w14:textId="38F71DBE" w:rsidR="00913D80" w:rsidRPr="00913D80" w:rsidRDefault="6038C3A5" w:rsidP="6038C3A5">
      <w:pPr>
        <w:ind w:firstLine="720"/>
        <w:rPr>
          <w:lang w:val="pt-PT"/>
        </w:rPr>
      </w:pPr>
      <w:r w:rsidRPr="6038C3A5">
        <w:rPr>
          <w:lang w:val="pt-PT"/>
        </w:rPr>
        <w:t>Verifica-se pelos resultados que o modelo teve 100% de eficácia com o R-</w:t>
      </w:r>
      <w:proofErr w:type="spellStart"/>
      <w:r w:rsidRPr="6038C3A5">
        <w:rPr>
          <w:lang w:val="pt-PT"/>
        </w:rPr>
        <w:t>Square</w:t>
      </w:r>
      <w:proofErr w:type="spellEnd"/>
      <w:r w:rsidRPr="6038C3A5">
        <w:rPr>
          <w:lang w:val="pt-PT"/>
        </w:rPr>
        <w:t xml:space="preserve"> </w:t>
      </w:r>
      <w:proofErr w:type="spellStart"/>
      <w:r w:rsidRPr="6038C3A5">
        <w:rPr>
          <w:lang w:val="pt-PT"/>
        </w:rPr>
        <w:t>Value</w:t>
      </w:r>
      <w:proofErr w:type="spellEnd"/>
      <w:r w:rsidRPr="6038C3A5">
        <w:rPr>
          <w:lang w:val="pt-PT"/>
        </w:rPr>
        <w:t xml:space="preserve"> = 1, correspondendo ao entendimento da variância de todos os campos, e com o </w:t>
      </w:r>
      <w:proofErr w:type="spellStart"/>
      <w:r w:rsidRPr="6038C3A5">
        <w:rPr>
          <w:lang w:val="pt-PT"/>
        </w:rPr>
        <w:t>Root</w:t>
      </w:r>
      <w:proofErr w:type="spellEnd"/>
      <w:r w:rsidRPr="6038C3A5">
        <w:rPr>
          <w:lang w:val="pt-PT"/>
        </w:rPr>
        <w:t xml:space="preserve"> </w:t>
      </w:r>
      <w:proofErr w:type="spellStart"/>
      <w:r w:rsidRPr="6038C3A5">
        <w:rPr>
          <w:lang w:val="pt-PT"/>
        </w:rPr>
        <w:t>Mean</w:t>
      </w:r>
      <w:proofErr w:type="spellEnd"/>
      <w:r w:rsidRPr="6038C3A5">
        <w:rPr>
          <w:lang w:val="pt-PT"/>
        </w:rPr>
        <w:t xml:space="preserve"> </w:t>
      </w:r>
      <w:proofErr w:type="spellStart"/>
      <w:r w:rsidRPr="6038C3A5">
        <w:rPr>
          <w:lang w:val="pt-PT"/>
        </w:rPr>
        <w:t>Square</w:t>
      </w:r>
      <w:proofErr w:type="spellEnd"/>
      <w:r w:rsidRPr="6038C3A5">
        <w:rPr>
          <w:lang w:val="pt-PT"/>
        </w:rPr>
        <w:t xml:space="preserve"> Error (RMSE) = 0, ou seja, não houve nenhum erro apresentado.</w:t>
      </w:r>
    </w:p>
    <w:p w14:paraId="43860A87" w14:textId="5C66473C" w:rsidR="00913D80" w:rsidRPr="00913D80" w:rsidRDefault="6038C3A5" w:rsidP="6038C3A5">
      <w:pPr>
        <w:ind w:firstLine="720"/>
        <w:rPr>
          <w:lang w:val="pt-PT"/>
        </w:rPr>
      </w:pPr>
      <w:r w:rsidRPr="6038C3A5">
        <w:rPr>
          <w:lang w:val="pt-PT"/>
        </w:rPr>
        <w:t xml:space="preserve">Conclui-se que a análise realizada da linearidade e correlação das variáveis selecionadas em detrimento ao campo </w:t>
      </w:r>
      <w:proofErr w:type="spellStart"/>
      <w:proofErr w:type="gramStart"/>
      <w:r w:rsidRPr="6038C3A5">
        <w:rPr>
          <w:lang w:val="pt-PT"/>
        </w:rPr>
        <w:t>tempC</w:t>
      </w:r>
      <w:proofErr w:type="spellEnd"/>
      <w:r w:rsidRPr="6038C3A5">
        <w:rPr>
          <w:lang w:val="pt-PT"/>
        </w:rPr>
        <w:t xml:space="preserve"> ,</w:t>
      </w:r>
      <w:proofErr w:type="gramEnd"/>
      <w:r w:rsidRPr="6038C3A5">
        <w:rPr>
          <w:lang w:val="pt-PT"/>
        </w:rPr>
        <w:t xml:space="preserve"> estavam corretas, e que desta forma implica-se que a temperatura de </w:t>
      </w:r>
      <w:r w:rsidR="002102F7" w:rsidRPr="6038C3A5">
        <w:rPr>
          <w:lang w:val="pt-PT"/>
        </w:rPr>
        <w:t>Madrid</w:t>
      </w:r>
      <w:r w:rsidRPr="6038C3A5">
        <w:rPr>
          <w:lang w:val="pt-PT"/>
        </w:rPr>
        <w:t xml:space="preserve"> possui valores que são relacionados a outros fatores climáticos também. </w:t>
      </w:r>
      <w:r w:rsidR="00913D80" w:rsidRPr="002B288B">
        <w:rPr>
          <w:lang w:val="pt-PT"/>
        </w:rPr>
        <w:tab/>
      </w:r>
      <w:r w:rsidRPr="6038C3A5">
        <w:rPr>
          <w:lang w:val="pt-PT"/>
        </w:rPr>
        <w:t xml:space="preserve"> </w:t>
      </w:r>
    </w:p>
    <w:p w14:paraId="72376099" w14:textId="50FCA239" w:rsidR="00FC5CB1" w:rsidRPr="00FC5CB1" w:rsidRDefault="00FC5CB1" w:rsidP="6038C3A5">
      <w:pPr>
        <w:ind w:firstLine="720"/>
        <w:rPr>
          <w:ins w:id="20" w:author="Samuel de Almeida Simões Lira" w:date="2022-04-27T09:44:00Z"/>
          <w:lang w:val="pt-PT"/>
        </w:rPr>
      </w:pPr>
    </w:p>
    <w:p w14:paraId="5D2707DB" w14:textId="5D593E46" w:rsidR="004B2054" w:rsidDel="00333EEE" w:rsidRDefault="004B2054">
      <w:pPr>
        <w:rPr>
          <w:del w:id="21" w:author="Samuel de Almeida Simões Lira" w:date="2022-04-27T09:47:00Z"/>
          <w:lang w:val="pt-PT"/>
        </w:rPr>
      </w:pPr>
      <w:del w:id="22" w:author="Samuel de Almeida Simões Lira" w:date="2022-04-27T09:47:00Z">
        <w:r w:rsidDel="00333EEE">
          <w:rPr>
            <w:lang w:val="pt-PT"/>
          </w:rPr>
          <w:delText>4</w:delText>
        </w:r>
        <w:r w:rsidR="00F831C3" w:rsidRPr="00F831C3" w:rsidDel="00333EEE">
          <w:rPr>
            <w:lang w:val="pt-PT"/>
          </w:rPr>
          <w:delText>. Conceção de modelos de aprendizagem para ambos os problemas, i.e., para o dataset selecionado pelo grupo de trabalho e para o dataset proposto pela equipa docente;</w:delText>
        </w:r>
      </w:del>
    </w:p>
    <w:p w14:paraId="6E971C37" w14:textId="14C89165" w:rsidR="004B2054" w:rsidDel="00333EEE" w:rsidRDefault="004B2054">
      <w:pPr>
        <w:rPr>
          <w:del w:id="23" w:author="Samuel de Almeida Simões Lira" w:date="2022-04-27T09:47:00Z"/>
          <w:lang w:val="pt-PT"/>
        </w:rPr>
      </w:pPr>
    </w:p>
    <w:p w14:paraId="31D8530E" w14:textId="3C8B3D8C" w:rsidR="004B2054" w:rsidDel="00B61FFF" w:rsidRDefault="00F831C3">
      <w:pPr>
        <w:rPr>
          <w:del w:id="24" w:author="Samuel de Almeida Simões Lira" w:date="2022-04-27T09:49:00Z"/>
          <w:lang w:val="pt-PT"/>
        </w:rPr>
      </w:pPr>
      <w:del w:id="25" w:author="Samuel de Almeida Simões Lira" w:date="2022-04-27T09:47:00Z">
        <w:r w:rsidRPr="00F831C3" w:rsidDel="00333EEE">
          <w:rPr>
            <w:lang w:val="pt-PT"/>
          </w:rPr>
          <w:delText xml:space="preserve">6. Interpretação dos resultados adquiridos e definição da sua utilidade no contexto dos problemas subjacentes aos datasets trabalhados. Determinar e explicitar os resultados mais relevantes. </w:delText>
        </w:r>
      </w:del>
      <w:del w:id="26" w:author="Samuel de Almeida Simões Lira" w:date="2022-04-27T09:49:00Z">
        <w:r w:rsidRPr="00F831C3" w:rsidDel="00B61FFF">
          <w:rPr>
            <w:lang w:val="pt-PT"/>
          </w:rPr>
          <w:delText xml:space="preserve">2 de 2 </w:delText>
        </w:r>
      </w:del>
    </w:p>
    <w:p w14:paraId="2119FEBE" w14:textId="71158385" w:rsidR="004B2054" w:rsidDel="00B07B22" w:rsidRDefault="00F831C3">
      <w:pPr>
        <w:rPr>
          <w:del w:id="27" w:author="Samuel de Almeida Simões Lira" w:date="2022-04-27T09:45:00Z"/>
          <w:lang w:val="pt-PT"/>
        </w:rPr>
      </w:pPr>
      <w:del w:id="28" w:author="Samuel de Almeida Simões Lira" w:date="2022-04-27T09:49:00Z">
        <w:r w:rsidRPr="00F831C3" w:rsidDel="00B61FFF">
          <w:rPr>
            <w:lang w:val="pt-PT"/>
          </w:rPr>
          <w:delText xml:space="preserve">Os resultados obtidos deverão ser objeto de um relatório, limitado a 30 páginas, que apresente, entre outros: </w:delText>
        </w:r>
      </w:del>
    </w:p>
    <w:p w14:paraId="6A320738" w14:textId="27A6EA80" w:rsidR="004B2054" w:rsidDel="00333EEE" w:rsidRDefault="00F831C3">
      <w:pPr>
        <w:rPr>
          <w:del w:id="29" w:author="Samuel de Almeida Simões Lira" w:date="2022-04-27T09:48:00Z"/>
          <w:lang w:val="pt-PT"/>
        </w:rPr>
      </w:pPr>
      <w:del w:id="30" w:author="Samuel de Almeida Simões Lira" w:date="2022-04-27T09:45:00Z">
        <w:r w:rsidRPr="00F831C3" w:rsidDel="00B07B22">
          <w:rPr>
            <w:lang w:val="pt-PT"/>
          </w:rPr>
          <w:delText xml:space="preserve">7. Quais os domínios a tratar, quais os objetivos a alcançar e como os atingir; </w:delText>
        </w:r>
      </w:del>
    </w:p>
    <w:p w14:paraId="2603F89F" w14:textId="77777777" w:rsidR="004B2054" w:rsidRDefault="00F831C3">
      <w:pPr>
        <w:rPr>
          <w:lang w:val="pt-PT"/>
        </w:rPr>
      </w:pPr>
      <w:del w:id="31" w:author="Samuel de Almeida Simões Lira" w:date="2022-04-27T09:48:00Z">
        <w:r w:rsidRPr="00F831C3" w:rsidDel="00333EEE">
          <w:rPr>
            <w:lang w:val="pt-PT"/>
          </w:rPr>
          <w:delText xml:space="preserve">8. Qual a metodologia seguida e como foi aplicada; </w:delText>
        </w:r>
      </w:del>
    </w:p>
    <w:p w14:paraId="61995B2A" w14:textId="395D1C44" w:rsidR="004B2054" w:rsidDel="00B61FFF" w:rsidRDefault="00F831C3">
      <w:pPr>
        <w:rPr>
          <w:del w:id="32" w:author="Samuel de Almeida Simões Lira" w:date="2022-04-27T09:48:00Z"/>
          <w:lang w:val="pt-PT"/>
        </w:rPr>
      </w:pPr>
      <w:del w:id="33" w:author="Samuel de Almeida Simões Lira" w:date="2022-04-27T09:48:00Z">
        <w:r w:rsidRPr="00F831C3" w:rsidDel="00333EEE">
          <w:rPr>
            <w:lang w:val="pt-PT"/>
          </w:rPr>
          <w:delText>9. Descrição e exploração detalhada de ambos os datasets e do tratamento de dados efetuado;</w:delText>
        </w:r>
      </w:del>
    </w:p>
    <w:p w14:paraId="248E6E61" w14:textId="363C912D" w:rsidR="00B90903" w:rsidRDefault="00B90903" w:rsidP="00B90903">
      <w:pPr>
        <w:pStyle w:val="Heading1"/>
        <w:rPr>
          <w:lang w:val="pt-PT"/>
        </w:rPr>
      </w:pPr>
      <w:bookmarkStart w:id="34" w:name="_Toc102753347"/>
      <w:r>
        <w:rPr>
          <w:lang w:val="pt-PT"/>
        </w:rPr>
        <w:t>SALARY CLASSIFICATION</w:t>
      </w:r>
      <w:bookmarkEnd w:id="34"/>
    </w:p>
    <w:p w14:paraId="553A95A9" w14:textId="61F10A0C" w:rsidR="00B90903" w:rsidRDefault="00504A8B" w:rsidP="6038C3A5">
      <w:pPr>
        <w:ind w:firstLine="720"/>
        <w:rPr>
          <w:lang w:val="pt-PT"/>
        </w:rPr>
      </w:pPr>
      <w:r>
        <w:rPr>
          <w:lang w:val="pt-PT"/>
        </w:rPr>
        <w:t xml:space="preserve">Para a análise dos dados deste </w:t>
      </w:r>
      <w:proofErr w:type="spellStart"/>
      <w:r>
        <w:rPr>
          <w:lang w:val="pt-PT"/>
        </w:rPr>
        <w:t>dataset</w:t>
      </w:r>
      <w:proofErr w:type="spellEnd"/>
      <w:r>
        <w:rPr>
          <w:lang w:val="pt-PT"/>
        </w:rPr>
        <w:t>, o grupo optou por seguir a metodologia</w:t>
      </w:r>
      <w:r w:rsidR="00042EB7">
        <w:rPr>
          <w:lang w:val="pt-PT"/>
        </w:rPr>
        <w:t xml:space="preserve"> C</w:t>
      </w:r>
      <w:r w:rsidR="00743760">
        <w:rPr>
          <w:lang w:val="pt-PT"/>
        </w:rPr>
        <w:t>RISP</w:t>
      </w:r>
      <w:r w:rsidR="00DD71FF">
        <w:rPr>
          <w:lang w:val="pt-PT"/>
        </w:rPr>
        <w:t>-DM</w:t>
      </w:r>
      <w:r w:rsidR="00093A34">
        <w:rPr>
          <w:lang w:val="pt-PT"/>
        </w:rPr>
        <w:t>.</w:t>
      </w:r>
      <w:r w:rsidR="000533DC">
        <w:rPr>
          <w:lang w:val="pt-PT"/>
        </w:rPr>
        <w:t xml:space="preserve"> Por se tratar de </w:t>
      </w:r>
      <w:r w:rsidR="00A964A4">
        <w:rPr>
          <w:lang w:val="pt-PT"/>
        </w:rPr>
        <w:t xml:space="preserve">um projeto com fins académicos, </w:t>
      </w:r>
      <w:r w:rsidR="7F25E6EA" w:rsidRPr="6038C3A5">
        <w:rPr>
          <w:lang w:val="pt-PT"/>
        </w:rPr>
        <w:t>decidiu-se</w:t>
      </w:r>
      <w:r w:rsidR="00961BF2">
        <w:rPr>
          <w:lang w:val="pt-PT"/>
        </w:rPr>
        <w:t xml:space="preserve"> dar prioridade à</w:t>
      </w:r>
      <w:r w:rsidR="007C4A02">
        <w:rPr>
          <w:lang w:val="pt-PT"/>
        </w:rPr>
        <w:t>s seguintes etapas da metodologia</w:t>
      </w:r>
      <w:r w:rsidR="006F3ED9">
        <w:rPr>
          <w:lang w:val="pt-PT"/>
        </w:rPr>
        <w:t>:</w:t>
      </w:r>
      <w:r w:rsidR="00875BD9">
        <w:rPr>
          <w:lang w:val="pt-PT"/>
        </w:rPr>
        <w:t xml:space="preserve"> estudo dos dados,</w:t>
      </w:r>
      <w:r w:rsidR="007C4A02">
        <w:rPr>
          <w:lang w:val="pt-PT"/>
        </w:rPr>
        <w:t xml:space="preserve"> preparação dos dados, modelação</w:t>
      </w:r>
      <w:r w:rsidR="00666404">
        <w:rPr>
          <w:lang w:val="pt-PT"/>
        </w:rPr>
        <w:t xml:space="preserve"> e avaliação</w:t>
      </w:r>
      <w:r w:rsidR="00875BD9">
        <w:rPr>
          <w:lang w:val="pt-PT"/>
        </w:rPr>
        <w:t>.</w:t>
      </w:r>
    </w:p>
    <w:p w14:paraId="6A32541A" w14:textId="578248CC" w:rsidR="000533DC" w:rsidRDefault="00875BD9" w:rsidP="00093A34">
      <w:pPr>
        <w:pStyle w:val="Heading2"/>
        <w:rPr>
          <w:lang w:val="pt-PT"/>
        </w:rPr>
      </w:pPr>
      <w:bookmarkStart w:id="35" w:name="_Toc102753348"/>
      <w:r>
        <w:rPr>
          <w:lang w:val="pt-PT"/>
        </w:rPr>
        <w:t>Estudo dos dados</w:t>
      </w:r>
      <w:bookmarkEnd w:id="35"/>
    </w:p>
    <w:p w14:paraId="509BF164" w14:textId="77777777" w:rsidR="006F3ED9" w:rsidRDefault="006F3ED9" w:rsidP="006F3ED9">
      <w:pPr>
        <w:rPr>
          <w:lang w:val="pt-PT"/>
        </w:rPr>
      </w:pPr>
      <w:r w:rsidRPr="002754EF">
        <w:rPr>
          <w:lang w:val="pt-PT"/>
        </w:rPr>
        <w:t xml:space="preserve">O </w:t>
      </w:r>
      <w:proofErr w:type="spellStart"/>
      <w:r w:rsidRPr="6038C3A5">
        <w:rPr>
          <w:i/>
          <w:lang w:val="pt-PT"/>
        </w:rPr>
        <w:t>dataset</w:t>
      </w:r>
      <w:proofErr w:type="spellEnd"/>
      <w:r w:rsidRPr="6038C3A5">
        <w:rPr>
          <w:i/>
          <w:lang w:val="pt-PT"/>
        </w:rPr>
        <w:t xml:space="preserve"> </w:t>
      </w:r>
      <w:proofErr w:type="spellStart"/>
      <w:r w:rsidRPr="6038C3A5">
        <w:rPr>
          <w:i/>
          <w:lang w:val="pt-PT"/>
        </w:rPr>
        <w:t>salary</w:t>
      </w:r>
      <w:proofErr w:type="spellEnd"/>
      <w:r w:rsidRPr="6038C3A5">
        <w:rPr>
          <w:i/>
          <w:lang w:val="pt-PT"/>
        </w:rPr>
        <w:t xml:space="preserve"> </w:t>
      </w:r>
      <w:proofErr w:type="spellStart"/>
      <w:r w:rsidRPr="6038C3A5">
        <w:rPr>
          <w:i/>
          <w:lang w:val="pt-PT"/>
        </w:rPr>
        <w:t>classification</w:t>
      </w:r>
      <w:proofErr w:type="spellEnd"/>
      <w:r w:rsidRPr="6038C3A5">
        <w:rPr>
          <w:i/>
          <w:lang w:val="pt-PT"/>
        </w:rPr>
        <w:t xml:space="preserve"> </w:t>
      </w:r>
      <w:r w:rsidRPr="002754EF">
        <w:rPr>
          <w:lang w:val="pt-PT"/>
        </w:rPr>
        <w:t>possui da</w:t>
      </w:r>
      <w:r>
        <w:rPr>
          <w:lang w:val="pt-PT"/>
        </w:rPr>
        <w:t>dos referentes a 48842 registos distintos, e contém 15 campos de informação (colunas) são estas:</w:t>
      </w:r>
    </w:p>
    <w:p w14:paraId="09885DED" w14:textId="589246AC" w:rsidR="006F3ED9" w:rsidRPr="001676C7" w:rsidRDefault="006F3ED9" w:rsidP="006F3ED9">
      <w:pPr>
        <w:pStyle w:val="ListParagraph"/>
        <w:numPr>
          <w:ilvl w:val="0"/>
          <w:numId w:val="5"/>
        </w:numPr>
      </w:pPr>
      <w:r w:rsidRPr="6038C3A5">
        <w:rPr>
          <w:i/>
          <w:lang w:val="pt-PT"/>
        </w:rPr>
        <w:t>age</w:t>
      </w:r>
      <w:r w:rsidRPr="0091656E">
        <w:rPr>
          <w:lang w:val="pt-PT"/>
        </w:rPr>
        <w:t xml:space="preserve">: idade de um </w:t>
      </w:r>
      <w:r w:rsidR="002102F7" w:rsidRPr="0091656E">
        <w:rPr>
          <w:lang w:val="pt-PT"/>
        </w:rPr>
        <w:t>indivíduo</w:t>
      </w:r>
      <w:r w:rsidRPr="0091656E">
        <w:rPr>
          <w:lang w:val="pt-PT"/>
        </w:rPr>
        <w:t xml:space="preserve">. </w:t>
      </w:r>
      <w:proofErr w:type="spellStart"/>
      <w:r>
        <w:t>Inteiro</w:t>
      </w:r>
      <w:proofErr w:type="spellEnd"/>
      <w:r>
        <w:t xml:space="preserve"> </w:t>
      </w:r>
      <w:proofErr w:type="spellStart"/>
      <w:r>
        <w:t>maior</w:t>
      </w:r>
      <w:proofErr w:type="spellEnd"/>
      <w:r>
        <w:t xml:space="preserve"> que 0. </w:t>
      </w:r>
    </w:p>
    <w:p w14:paraId="4F880358" w14:textId="77777777" w:rsidR="006F3ED9" w:rsidRPr="0091656E" w:rsidRDefault="006F3ED9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lang w:val="pt-PT"/>
        </w:rPr>
        <w:t>workclass</w:t>
      </w:r>
      <w:proofErr w:type="spellEnd"/>
      <w:r w:rsidRPr="00254658">
        <w:rPr>
          <w:lang w:val="pt-PT"/>
        </w:rPr>
        <w:t>: termo geral que representa a categoria de trabalho de um indivíduo.</w:t>
      </w:r>
      <w:r w:rsidRPr="00452E0F">
        <w:rPr>
          <w:color w:val="FF0000"/>
          <w:lang w:val="pt-PT"/>
        </w:rPr>
        <w:t xml:space="preserve"> </w:t>
      </w:r>
    </w:p>
    <w:p w14:paraId="2FF5344A" w14:textId="18B738BD" w:rsidR="006F3ED9" w:rsidRPr="00EE33D7" w:rsidRDefault="006F3ED9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lang w:val="pt-PT"/>
        </w:rPr>
        <w:t>fnlwgt</w:t>
      </w:r>
      <w:proofErr w:type="spellEnd"/>
      <w:r w:rsidRPr="0091656E">
        <w:rPr>
          <w:lang w:val="pt-PT"/>
        </w:rPr>
        <w:t xml:space="preserve">: peso final. </w:t>
      </w:r>
      <w:r w:rsidRPr="00246D2A">
        <w:rPr>
          <w:lang w:val="pt-PT"/>
        </w:rPr>
        <w:t>Em outras palavras, número de pessoas as quais</w:t>
      </w:r>
      <w:r w:rsidR="00B7523A">
        <w:rPr>
          <w:lang w:val="pt-PT"/>
        </w:rPr>
        <w:t xml:space="preserve"> </w:t>
      </w:r>
      <w:r w:rsidR="005D0B2C">
        <w:rPr>
          <w:lang w:val="pt-PT"/>
        </w:rPr>
        <w:t>esse registo representa</w:t>
      </w:r>
      <w:r w:rsidRPr="00246D2A">
        <w:rPr>
          <w:lang w:val="pt-PT"/>
        </w:rPr>
        <w:t xml:space="preserve">. </w:t>
      </w:r>
      <w:r w:rsidRPr="000B1481">
        <w:rPr>
          <w:lang w:val="pt-PT"/>
        </w:rPr>
        <w:t>Inteiro maior que 0.</w:t>
      </w:r>
    </w:p>
    <w:p w14:paraId="6CE3D53E" w14:textId="77777777" w:rsidR="006F3ED9" w:rsidRPr="007F29F1" w:rsidRDefault="006F3ED9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lang w:val="pt-PT"/>
        </w:rPr>
        <w:t>education</w:t>
      </w:r>
      <w:proofErr w:type="spellEnd"/>
      <w:r w:rsidRPr="007F29F1">
        <w:rPr>
          <w:lang w:val="pt-PT"/>
        </w:rPr>
        <w:t>: o nível mais alto de educação alcançado por um indivíduo.</w:t>
      </w:r>
    </w:p>
    <w:p w14:paraId="7B78ADF8" w14:textId="2FB49607" w:rsidR="006F3ED9" w:rsidRPr="00EE33D7" w:rsidRDefault="00051DB4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lang w:val="pt-PT"/>
        </w:rPr>
        <w:t>e</w:t>
      </w:r>
      <w:r w:rsidR="006F3ED9" w:rsidRPr="6038C3A5">
        <w:rPr>
          <w:i/>
          <w:lang w:val="pt-PT"/>
        </w:rPr>
        <w:t>ducation</w:t>
      </w:r>
      <w:proofErr w:type="spellEnd"/>
      <w:r w:rsidRPr="6038C3A5">
        <w:rPr>
          <w:i/>
          <w:lang w:val="pt-PT"/>
        </w:rPr>
        <w:t>-</w:t>
      </w:r>
      <w:r w:rsidR="73B7C546" w:rsidRPr="6038C3A5">
        <w:rPr>
          <w:i/>
          <w:iCs/>
          <w:lang w:val="pt-PT"/>
        </w:rPr>
        <w:t>num</w:t>
      </w:r>
      <w:r w:rsidR="006F3ED9" w:rsidRPr="00452E0F">
        <w:rPr>
          <w:lang w:val="pt-PT"/>
        </w:rPr>
        <w:t>: o nível mais alto de educação alcançado por um indivíduo e</w:t>
      </w:r>
      <w:r w:rsidR="006F3ED9">
        <w:rPr>
          <w:lang w:val="pt-PT"/>
        </w:rPr>
        <w:t>m forma numérica</w:t>
      </w:r>
      <w:r w:rsidR="006F3ED9" w:rsidRPr="00452E0F">
        <w:rPr>
          <w:lang w:val="pt-PT"/>
        </w:rPr>
        <w:t xml:space="preserve">. </w:t>
      </w:r>
      <w:r w:rsidR="006F3ED9">
        <w:rPr>
          <w:lang w:val="pt-PT"/>
        </w:rPr>
        <w:t>Inteiro maior que 0.</w:t>
      </w:r>
    </w:p>
    <w:p w14:paraId="5FB70C70" w14:textId="77777777" w:rsidR="006F3ED9" w:rsidRPr="00411FA0" w:rsidRDefault="73B7C546" w:rsidP="006F3ED9">
      <w:pPr>
        <w:pStyle w:val="ListParagraph"/>
        <w:numPr>
          <w:ilvl w:val="0"/>
          <w:numId w:val="5"/>
        </w:numPr>
      </w:pPr>
      <w:proofErr w:type="spellStart"/>
      <w:r w:rsidRPr="6038C3A5">
        <w:rPr>
          <w:i/>
          <w:iCs/>
        </w:rPr>
        <w:t>maritalstatus</w:t>
      </w:r>
      <w:proofErr w:type="spellEnd"/>
      <w:r w:rsidR="006F3ED9">
        <w:t>: marital status of an individual.</w:t>
      </w:r>
    </w:p>
    <w:p w14:paraId="0C64FC95" w14:textId="7AD204FF" w:rsidR="006F3ED9" w:rsidRPr="009741B1" w:rsidRDefault="006F3ED9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lang w:val="pt-PT"/>
        </w:rPr>
        <w:t>occupation</w:t>
      </w:r>
      <w:proofErr w:type="spellEnd"/>
      <w:r w:rsidRPr="009741B1">
        <w:rPr>
          <w:lang w:val="pt-PT"/>
        </w:rPr>
        <w:t>: tipo geral de ocupação prof</w:t>
      </w:r>
      <w:r w:rsidR="002102F7">
        <w:rPr>
          <w:lang w:val="pt-PT"/>
        </w:rPr>
        <w:t>i</w:t>
      </w:r>
      <w:r w:rsidRPr="009741B1">
        <w:rPr>
          <w:lang w:val="pt-PT"/>
        </w:rPr>
        <w:t xml:space="preserve">ssional de um indivíduo. </w:t>
      </w:r>
    </w:p>
    <w:p w14:paraId="193A9614" w14:textId="77777777" w:rsidR="006F3ED9" w:rsidRPr="00EE33D7" w:rsidRDefault="006F3ED9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lang w:val="pt-PT"/>
        </w:rPr>
        <w:t>relationship</w:t>
      </w:r>
      <w:proofErr w:type="spellEnd"/>
      <w:r w:rsidRPr="00FE5EE2">
        <w:rPr>
          <w:lang w:val="pt-PT"/>
        </w:rPr>
        <w:t>: representa o que esse indivíduo é em relação a</w:t>
      </w:r>
      <w:r>
        <w:rPr>
          <w:lang w:val="pt-PT"/>
        </w:rPr>
        <w:t xml:space="preserve"> outros.</w:t>
      </w:r>
      <w:r w:rsidRPr="00FE5EE2">
        <w:rPr>
          <w:lang w:val="pt-PT"/>
        </w:rPr>
        <w:t xml:space="preserve"> </w:t>
      </w:r>
      <w:r w:rsidRPr="00D625F4">
        <w:rPr>
          <w:lang w:val="pt-PT"/>
        </w:rPr>
        <w:t>Cada entrada tem apenas um atributo de relacionamento e se co</w:t>
      </w:r>
      <w:r>
        <w:rPr>
          <w:lang w:val="pt-PT"/>
        </w:rPr>
        <w:t xml:space="preserve">nfunde em muito com a coluna </w:t>
      </w:r>
      <w:proofErr w:type="spellStart"/>
      <w:r w:rsidRPr="6038C3A5">
        <w:rPr>
          <w:i/>
          <w:lang w:val="pt-PT"/>
        </w:rPr>
        <w:t>maritalstatus</w:t>
      </w:r>
      <w:proofErr w:type="spellEnd"/>
      <w:r>
        <w:rPr>
          <w:lang w:val="pt-PT"/>
        </w:rPr>
        <w:t>.</w:t>
      </w:r>
      <w:r w:rsidRPr="00D625F4">
        <w:rPr>
          <w:lang w:val="pt-PT"/>
        </w:rPr>
        <w:t xml:space="preserve"> </w:t>
      </w:r>
    </w:p>
    <w:p w14:paraId="779C4EB6" w14:textId="5DBD6857" w:rsidR="006F3ED9" w:rsidRPr="00BF6942" w:rsidRDefault="006F3ED9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lang w:val="pt-PT"/>
        </w:rPr>
        <w:t>race</w:t>
      </w:r>
      <w:proofErr w:type="spellEnd"/>
      <w:r w:rsidRPr="00BF6942">
        <w:rPr>
          <w:lang w:val="pt-PT"/>
        </w:rPr>
        <w:t xml:space="preserve">: </w:t>
      </w:r>
      <w:r>
        <w:rPr>
          <w:lang w:val="pt-PT"/>
        </w:rPr>
        <w:t>d</w:t>
      </w:r>
      <w:r w:rsidRPr="00BF6942">
        <w:rPr>
          <w:lang w:val="pt-PT"/>
        </w:rPr>
        <w:t xml:space="preserve">escrição da etnia de um </w:t>
      </w:r>
      <w:r w:rsidR="73B7C546" w:rsidRPr="6038C3A5">
        <w:rPr>
          <w:lang w:val="pt-PT"/>
        </w:rPr>
        <w:t>indivíduo</w:t>
      </w:r>
      <w:r w:rsidRPr="00BF6942">
        <w:rPr>
          <w:lang w:val="pt-PT"/>
        </w:rPr>
        <w:t xml:space="preserve">. </w:t>
      </w:r>
    </w:p>
    <w:p w14:paraId="428486F7" w14:textId="77777777" w:rsidR="006F3ED9" w:rsidRPr="002242B6" w:rsidRDefault="006F3ED9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lang w:val="pt-PT"/>
        </w:rPr>
        <w:t>sex</w:t>
      </w:r>
      <w:proofErr w:type="spellEnd"/>
      <w:r w:rsidRPr="002242B6">
        <w:rPr>
          <w:lang w:val="pt-PT"/>
        </w:rPr>
        <w:t>: sexo biológico de um indivíduo.</w:t>
      </w:r>
      <w:r>
        <w:rPr>
          <w:lang w:val="pt-PT"/>
        </w:rPr>
        <w:t>2 valores únicos possíveis.</w:t>
      </w:r>
      <w:r w:rsidRPr="002242B6">
        <w:rPr>
          <w:lang w:val="pt-PT"/>
        </w:rPr>
        <w:t xml:space="preserve"> </w:t>
      </w:r>
    </w:p>
    <w:p w14:paraId="713A8C77" w14:textId="77777777" w:rsidR="006F3ED9" w:rsidRPr="002242B6" w:rsidRDefault="73B7C546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iCs/>
          <w:lang w:val="pt-PT"/>
        </w:rPr>
        <w:t>capitalgain</w:t>
      </w:r>
      <w:proofErr w:type="spellEnd"/>
      <w:r w:rsidR="006F3ED9" w:rsidRPr="002242B6">
        <w:rPr>
          <w:lang w:val="pt-PT"/>
        </w:rPr>
        <w:t>: ganho de capital para um indivíduo</w:t>
      </w:r>
      <w:r w:rsidR="006F3ED9">
        <w:rPr>
          <w:lang w:val="pt-PT"/>
        </w:rPr>
        <w:t>.</w:t>
      </w:r>
    </w:p>
    <w:p w14:paraId="6E2BB028" w14:textId="77777777" w:rsidR="006F3ED9" w:rsidRPr="00751647" w:rsidRDefault="73B7C546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iCs/>
          <w:lang w:val="pt-PT"/>
        </w:rPr>
        <w:t>capitalloss</w:t>
      </w:r>
      <w:proofErr w:type="spellEnd"/>
      <w:r w:rsidR="006F3ED9" w:rsidRPr="00751647">
        <w:rPr>
          <w:lang w:val="pt-PT"/>
        </w:rPr>
        <w:t xml:space="preserve">: Perda de capital para um indivíduo. </w:t>
      </w:r>
    </w:p>
    <w:p w14:paraId="1D11E359" w14:textId="77777777" w:rsidR="006F3ED9" w:rsidRPr="00202487" w:rsidRDefault="73B7C546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iCs/>
          <w:lang w:val="pt-PT"/>
        </w:rPr>
        <w:t>hoursperweek</w:t>
      </w:r>
      <w:proofErr w:type="spellEnd"/>
      <w:r w:rsidR="006F3ED9" w:rsidRPr="00202487">
        <w:rPr>
          <w:lang w:val="pt-PT"/>
        </w:rPr>
        <w:t xml:space="preserve">: horas de trabalho um indivíduo relatou ter trabalhado. </w:t>
      </w:r>
    </w:p>
    <w:p w14:paraId="524B87B3" w14:textId="77777777" w:rsidR="006F3ED9" w:rsidRPr="00202487" w:rsidRDefault="73B7C546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iCs/>
          <w:lang w:val="pt-PT"/>
        </w:rPr>
        <w:t>nativecountry</w:t>
      </w:r>
      <w:proofErr w:type="spellEnd"/>
      <w:r w:rsidR="006F3ED9" w:rsidRPr="00202487">
        <w:rPr>
          <w:lang w:val="pt-PT"/>
        </w:rPr>
        <w:t xml:space="preserve">: país de origem de um </w:t>
      </w:r>
      <w:r w:rsidR="006F3ED9">
        <w:rPr>
          <w:lang w:val="pt-PT"/>
        </w:rPr>
        <w:t>indivíduo.</w:t>
      </w:r>
      <w:r w:rsidR="006F3ED9" w:rsidRPr="00202487">
        <w:rPr>
          <w:lang w:val="pt-PT"/>
        </w:rPr>
        <w:t xml:space="preserve"> </w:t>
      </w:r>
    </w:p>
    <w:p w14:paraId="36A1CAF9" w14:textId="3116478B" w:rsidR="006F3ED9" w:rsidRPr="00575C70" w:rsidRDefault="006F3ED9" w:rsidP="006F3ED9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6038C3A5">
        <w:rPr>
          <w:i/>
          <w:lang w:val="pt-PT"/>
        </w:rPr>
        <w:t>the</w:t>
      </w:r>
      <w:proofErr w:type="spellEnd"/>
      <w:r w:rsidRPr="6038C3A5">
        <w:rPr>
          <w:i/>
          <w:lang w:val="pt-PT"/>
        </w:rPr>
        <w:t xml:space="preserve"> </w:t>
      </w:r>
      <w:proofErr w:type="spellStart"/>
      <w:r w:rsidRPr="6038C3A5">
        <w:rPr>
          <w:i/>
          <w:lang w:val="pt-PT"/>
        </w:rPr>
        <w:t>label</w:t>
      </w:r>
      <w:proofErr w:type="spellEnd"/>
      <w:r w:rsidRPr="00DC0CDD">
        <w:rPr>
          <w:lang w:val="pt-PT"/>
        </w:rPr>
        <w:t xml:space="preserve">: Rótulo que indica se um indivíduo ganha </w:t>
      </w:r>
      <w:r>
        <w:rPr>
          <w:lang w:val="pt-PT"/>
        </w:rPr>
        <w:t xml:space="preserve">anualmente </w:t>
      </w:r>
      <w:r w:rsidRPr="00DC0CDD">
        <w:rPr>
          <w:lang w:val="pt-PT"/>
        </w:rPr>
        <w:t>mais de $50,000.</w:t>
      </w:r>
      <w:r w:rsidR="00BF18B6">
        <w:rPr>
          <w:lang w:val="pt-PT"/>
        </w:rPr>
        <w:t xml:space="preserve"> </w:t>
      </w:r>
      <w:r w:rsidR="00575C70">
        <w:rPr>
          <w:lang w:val="pt-PT"/>
        </w:rPr>
        <w:t>Os únicos valores possíveis são</w:t>
      </w:r>
      <w:r w:rsidRPr="00DC0CDD">
        <w:rPr>
          <w:lang w:val="pt-PT"/>
        </w:rPr>
        <w:t xml:space="preserve"> </w:t>
      </w:r>
      <w:r w:rsidRPr="00BF18B6">
        <w:rPr>
          <w:i/>
          <w:iCs/>
          <w:lang w:val="pt-PT"/>
        </w:rPr>
        <w:t>&lt;=50k</w:t>
      </w:r>
      <w:r w:rsidR="00575C70">
        <w:rPr>
          <w:lang w:val="pt-PT"/>
        </w:rPr>
        <w:t xml:space="preserve"> e</w:t>
      </w:r>
      <w:r w:rsidRPr="00575C70">
        <w:rPr>
          <w:lang w:val="pt-PT"/>
        </w:rPr>
        <w:t xml:space="preserve"> </w:t>
      </w:r>
      <w:r w:rsidRPr="00BF18B6">
        <w:rPr>
          <w:i/>
          <w:iCs/>
          <w:lang w:val="pt-PT"/>
        </w:rPr>
        <w:t>&gt;50k</w:t>
      </w:r>
      <w:r w:rsidR="00575C70" w:rsidRPr="00575C70">
        <w:rPr>
          <w:lang w:val="pt-PT"/>
        </w:rPr>
        <w:t>.</w:t>
      </w:r>
    </w:p>
    <w:p w14:paraId="3F590C7C" w14:textId="77777777" w:rsidR="005D0B2C" w:rsidRDefault="005D0B2C" w:rsidP="005D0B2C">
      <w:pPr>
        <w:pStyle w:val="Heading3"/>
        <w:rPr>
          <w:lang w:val="pt-PT"/>
        </w:rPr>
      </w:pPr>
      <w:bookmarkStart w:id="36" w:name="_Toc102753349"/>
      <w:r>
        <w:rPr>
          <w:lang w:val="pt-PT"/>
        </w:rPr>
        <w:t>Objetivos</w:t>
      </w:r>
      <w:bookmarkEnd w:id="36"/>
    </w:p>
    <w:p w14:paraId="5640C797" w14:textId="3C4EB195" w:rsidR="005D0B2C" w:rsidRPr="00537317" w:rsidRDefault="005D0B2C" w:rsidP="00610792">
      <w:pPr>
        <w:ind w:firstLine="720"/>
        <w:rPr>
          <w:lang w:val="pt-PT"/>
        </w:rPr>
      </w:pPr>
      <w:r>
        <w:rPr>
          <w:lang w:val="pt-PT"/>
        </w:rPr>
        <w:t xml:space="preserve">Com a informação disponibilizada o grupo </w:t>
      </w:r>
      <w:r w:rsidR="00E13E3B">
        <w:rPr>
          <w:lang w:val="pt-PT"/>
        </w:rPr>
        <w:t>decidiu</w:t>
      </w:r>
      <w:r>
        <w:rPr>
          <w:lang w:val="pt-PT"/>
        </w:rPr>
        <w:t xml:space="preserve"> aplicar os conheci</w:t>
      </w:r>
      <w:r w:rsidR="00E53DF2">
        <w:rPr>
          <w:lang w:val="pt-PT"/>
        </w:rPr>
        <w:t>mentos aprendidos sobre o paradigma de aprendizagem com supervisão</w:t>
      </w:r>
      <w:r w:rsidR="00F73958">
        <w:rPr>
          <w:lang w:val="pt-PT"/>
        </w:rPr>
        <w:t>,</w:t>
      </w:r>
      <w:r w:rsidR="00176734">
        <w:rPr>
          <w:lang w:val="pt-PT"/>
        </w:rPr>
        <w:t xml:space="preserve"> </w:t>
      </w:r>
      <w:r w:rsidR="00EC756F">
        <w:rPr>
          <w:lang w:val="pt-PT"/>
        </w:rPr>
        <w:t>com o objetivo de</w:t>
      </w:r>
      <w:r>
        <w:rPr>
          <w:lang w:val="pt-PT"/>
        </w:rPr>
        <w:t xml:space="preserve"> classificar</w:t>
      </w:r>
      <w:r w:rsidRPr="00DC0CDD">
        <w:rPr>
          <w:lang w:val="pt-PT"/>
        </w:rPr>
        <w:t xml:space="preserve"> se um indivíduo ganha </w:t>
      </w:r>
      <w:r>
        <w:rPr>
          <w:lang w:val="pt-PT"/>
        </w:rPr>
        <w:t xml:space="preserve">anualmente </w:t>
      </w:r>
      <w:r w:rsidRPr="00DC0CDD">
        <w:rPr>
          <w:lang w:val="pt-PT"/>
        </w:rPr>
        <w:t>mais de $50,000</w:t>
      </w:r>
      <w:r>
        <w:rPr>
          <w:lang w:val="pt-PT"/>
        </w:rPr>
        <w:t xml:space="preserve"> ou não.</w:t>
      </w:r>
    </w:p>
    <w:p w14:paraId="0B9B9CCD" w14:textId="77777777" w:rsidR="00875BD9" w:rsidRPr="00875BD9" w:rsidRDefault="00875BD9" w:rsidP="00875BD9">
      <w:pPr>
        <w:rPr>
          <w:lang w:val="pt-PT"/>
        </w:rPr>
      </w:pPr>
    </w:p>
    <w:p w14:paraId="42BC24B4" w14:textId="77777777" w:rsidR="00610792" w:rsidRDefault="00093A34" w:rsidP="00610792">
      <w:pPr>
        <w:pStyle w:val="Heading2"/>
        <w:rPr>
          <w:lang w:val="pt-PT"/>
        </w:rPr>
      </w:pPr>
      <w:bookmarkStart w:id="37" w:name="_Toc102753350"/>
      <w:r>
        <w:rPr>
          <w:lang w:val="pt-PT"/>
        </w:rPr>
        <w:t>Preparação dos dados</w:t>
      </w:r>
      <w:bookmarkEnd w:id="37"/>
    </w:p>
    <w:p w14:paraId="3CCBD0D4" w14:textId="412BEDF1" w:rsidR="00610792" w:rsidRDefault="00610792" w:rsidP="00B1291B">
      <w:pPr>
        <w:ind w:firstLine="360"/>
        <w:rPr>
          <w:lang w:val="pt-PT"/>
        </w:rPr>
      </w:pPr>
      <w:r w:rsidRPr="004C6521">
        <w:rPr>
          <w:lang w:val="pt-PT"/>
        </w:rPr>
        <w:t>O</w:t>
      </w:r>
      <w:r w:rsidRPr="00CE5C00">
        <w:rPr>
          <w:i/>
          <w:iCs/>
          <w:lang w:val="pt-PT"/>
        </w:rPr>
        <w:t xml:space="preserve"> </w:t>
      </w:r>
      <w:proofErr w:type="spellStart"/>
      <w:r w:rsidRPr="00CE5C00">
        <w:rPr>
          <w:i/>
          <w:iCs/>
          <w:lang w:val="pt-PT"/>
        </w:rPr>
        <w:t>dataset</w:t>
      </w:r>
      <w:proofErr w:type="spellEnd"/>
      <w:r w:rsidRPr="004C6521">
        <w:rPr>
          <w:lang w:val="pt-PT"/>
        </w:rPr>
        <w:t xml:space="preserve"> não p</w:t>
      </w:r>
      <w:r>
        <w:rPr>
          <w:lang w:val="pt-PT"/>
        </w:rPr>
        <w:t>ossui valores em falta.</w:t>
      </w:r>
      <w:r w:rsidRPr="00610792">
        <w:rPr>
          <w:lang w:val="pt-PT"/>
        </w:rPr>
        <w:t xml:space="preserve"> </w:t>
      </w:r>
      <w:r>
        <w:rPr>
          <w:lang w:val="pt-PT"/>
        </w:rPr>
        <w:t>No entanto</w:t>
      </w:r>
      <w:r w:rsidR="007B5403">
        <w:rPr>
          <w:lang w:val="pt-PT"/>
        </w:rPr>
        <w:t>,</w:t>
      </w:r>
      <w:r>
        <w:rPr>
          <w:lang w:val="pt-PT"/>
        </w:rPr>
        <w:t xml:space="preserve"> apresenta algumas colunas redundantes, como as colunas </w:t>
      </w:r>
      <w:proofErr w:type="spellStart"/>
      <w:r w:rsidRPr="00CE5C00">
        <w:rPr>
          <w:i/>
          <w:iCs/>
          <w:lang w:val="pt-PT"/>
        </w:rPr>
        <w:t>education</w:t>
      </w:r>
      <w:proofErr w:type="spellEnd"/>
      <w:r>
        <w:rPr>
          <w:lang w:val="pt-PT"/>
        </w:rPr>
        <w:t xml:space="preserve"> e </w:t>
      </w:r>
      <w:proofErr w:type="spellStart"/>
      <w:r w:rsidRPr="00CE5C00">
        <w:rPr>
          <w:i/>
          <w:iCs/>
          <w:lang w:val="pt-PT"/>
        </w:rPr>
        <w:t>education</w:t>
      </w:r>
      <w:proofErr w:type="spellEnd"/>
      <w:r w:rsidR="00CE5C00" w:rsidRPr="00CE5C00">
        <w:rPr>
          <w:i/>
          <w:iCs/>
          <w:lang w:val="pt-PT"/>
        </w:rPr>
        <w:t>-</w:t>
      </w:r>
      <w:r w:rsidRPr="00CE5C00">
        <w:rPr>
          <w:i/>
          <w:iCs/>
          <w:lang w:val="pt-PT"/>
        </w:rPr>
        <w:t>num</w:t>
      </w:r>
      <w:r>
        <w:rPr>
          <w:lang w:val="pt-PT"/>
        </w:rPr>
        <w:t xml:space="preserve"> que indicam a mesma informação</w:t>
      </w:r>
      <w:r w:rsidR="007B5403">
        <w:rPr>
          <w:lang w:val="pt-PT"/>
        </w:rPr>
        <w:t>,</w:t>
      </w:r>
      <w:r>
        <w:rPr>
          <w:lang w:val="pt-PT"/>
        </w:rPr>
        <w:t xml:space="preserve"> sendo que a primeira de forma textual e a segunda de forma numérica</w:t>
      </w:r>
      <w:r w:rsidR="007B5403">
        <w:rPr>
          <w:lang w:val="pt-PT"/>
        </w:rPr>
        <w:t>.</w:t>
      </w:r>
      <w:r>
        <w:rPr>
          <w:lang w:val="pt-PT"/>
        </w:rPr>
        <w:t xml:space="preserve"> </w:t>
      </w:r>
      <w:r w:rsidR="007B5403">
        <w:rPr>
          <w:lang w:val="pt-PT"/>
        </w:rPr>
        <w:t>Com</w:t>
      </w:r>
      <w:r>
        <w:rPr>
          <w:lang w:val="pt-PT"/>
        </w:rPr>
        <w:t xml:space="preserve"> </w:t>
      </w:r>
      <w:r w:rsidR="00AA4852">
        <w:rPr>
          <w:lang w:val="pt-PT"/>
        </w:rPr>
        <w:t>a</w:t>
      </w:r>
      <w:r>
        <w:rPr>
          <w:lang w:val="pt-PT"/>
        </w:rPr>
        <w:t xml:space="preserve"> limpeza dos dados</w:t>
      </w:r>
      <w:r w:rsidR="00AA4852">
        <w:rPr>
          <w:lang w:val="pt-PT"/>
        </w:rPr>
        <w:t xml:space="preserve"> em mente</w:t>
      </w:r>
      <w:r>
        <w:rPr>
          <w:lang w:val="pt-PT"/>
        </w:rPr>
        <w:t xml:space="preserve">, </w:t>
      </w:r>
      <w:r w:rsidR="3121F406" w:rsidRPr="6038C3A5">
        <w:rPr>
          <w:lang w:val="pt-PT"/>
        </w:rPr>
        <w:t xml:space="preserve">filtrou-se </w:t>
      </w:r>
      <w:r>
        <w:rPr>
          <w:lang w:val="pt-PT"/>
        </w:rPr>
        <w:t xml:space="preserve">a coluna </w:t>
      </w:r>
      <w:proofErr w:type="spellStart"/>
      <w:r w:rsidRPr="00CE5C00">
        <w:rPr>
          <w:i/>
          <w:iCs/>
          <w:lang w:val="pt-PT"/>
        </w:rPr>
        <w:t>education</w:t>
      </w:r>
      <w:proofErr w:type="spellEnd"/>
      <w:r w:rsidR="3121F406" w:rsidRPr="6038C3A5">
        <w:rPr>
          <w:lang w:val="pt-PT"/>
        </w:rPr>
        <w:t>.</w:t>
      </w:r>
      <w:r>
        <w:rPr>
          <w:lang w:val="pt-PT"/>
        </w:rPr>
        <w:t xml:space="preserve"> Algo semelhante ocorre com as colunas </w:t>
      </w:r>
      <w:proofErr w:type="spellStart"/>
      <w:r w:rsidRPr="00CE5C00">
        <w:rPr>
          <w:i/>
          <w:iCs/>
          <w:lang w:val="pt-PT"/>
        </w:rPr>
        <w:t>relationship</w:t>
      </w:r>
      <w:proofErr w:type="spellEnd"/>
      <w:r>
        <w:rPr>
          <w:lang w:val="pt-PT"/>
        </w:rPr>
        <w:t xml:space="preserve"> e </w:t>
      </w:r>
      <w:r w:rsidRPr="00CE5C00">
        <w:rPr>
          <w:i/>
          <w:iCs/>
          <w:lang w:val="pt-PT"/>
        </w:rPr>
        <w:t>marital-status</w:t>
      </w:r>
      <w:r>
        <w:rPr>
          <w:lang w:val="pt-PT"/>
        </w:rPr>
        <w:t xml:space="preserve">, onde se </w:t>
      </w:r>
      <w:r w:rsidRPr="583D6087">
        <w:rPr>
          <w:lang w:val="pt-PT"/>
        </w:rPr>
        <w:t>utilizou</w:t>
      </w:r>
      <w:r>
        <w:rPr>
          <w:lang w:val="pt-PT"/>
        </w:rPr>
        <w:t xml:space="preserve"> o nodo</w:t>
      </w:r>
      <w:r w:rsidRPr="583D6087">
        <w:rPr>
          <w:lang w:val="pt-PT"/>
        </w:rPr>
        <w:t xml:space="preserve"> </w:t>
      </w:r>
      <w:r w:rsidR="3121F406" w:rsidRPr="6038C3A5">
        <w:rPr>
          <w:lang w:val="pt-PT"/>
        </w:rPr>
        <w:t>“</w:t>
      </w:r>
      <w:r w:rsidRPr="00CE5C00">
        <w:rPr>
          <w:i/>
          <w:iCs/>
          <w:lang w:val="pt-PT"/>
        </w:rPr>
        <w:t xml:space="preserve">Rule </w:t>
      </w:r>
      <w:proofErr w:type="spellStart"/>
      <w:r w:rsidRPr="00CE5C00">
        <w:rPr>
          <w:i/>
          <w:iCs/>
          <w:lang w:val="pt-PT"/>
        </w:rPr>
        <w:t>Engine</w:t>
      </w:r>
      <w:proofErr w:type="spellEnd"/>
      <w:r w:rsidR="3121F406" w:rsidRPr="6038C3A5">
        <w:rPr>
          <w:i/>
          <w:iCs/>
          <w:lang w:val="pt-PT"/>
        </w:rPr>
        <w:t>”</w:t>
      </w:r>
      <w:r w:rsidRPr="583D6087">
        <w:rPr>
          <w:lang w:val="pt-PT"/>
        </w:rPr>
        <w:t xml:space="preserve"> para se alterar os valores da coluna </w:t>
      </w:r>
      <w:r w:rsidRPr="6038C3A5">
        <w:rPr>
          <w:i/>
          <w:lang w:val="pt-PT"/>
        </w:rPr>
        <w:t xml:space="preserve">marital status </w:t>
      </w:r>
      <w:r w:rsidRPr="583D6087">
        <w:rPr>
          <w:lang w:val="pt-PT"/>
        </w:rPr>
        <w:t xml:space="preserve">de forma que a coluna </w:t>
      </w:r>
      <w:proofErr w:type="spellStart"/>
      <w:r w:rsidRPr="00CE5C00">
        <w:rPr>
          <w:i/>
          <w:iCs/>
          <w:lang w:val="pt-PT"/>
        </w:rPr>
        <w:t>relationship</w:t>
      </w:r>
      <w:proofErr w:type="spellEnd"/>
      <w:r w:rsidRPr="583D6087">
        <w:rPr>
          <w:lang w:val="pt-PT"/>
        </w:rPr>
        <w:t xml:space="preserve"> se </w:t>
      </w:r>
      <w:r w:rsidR="3121F406" w:rsidRPr="6038C3A5">
        <w:rPr>
          <w:lang w:val="pt-PT"/>
        </w:rPr>
        <w:t>torne</w:t>
      </w:r>
      <w:r w:rsidRPr="583D6087">
        <w:rPr>
          <w:lang w:val="pt-PT"/>
        </w:rPr>
        <w:t xml:space="preserve"> </w:t>
      </w:r>
      <w:r w:rsidR="00D46C78">
        <w:rPr>
          <w:lang w:val="pt-PT"/>
        </w:rPr>
        <w:t xml:space="preserve">completamente </w:t>
      </w:r>
      <w:r w:rsidRPr="583D6087">
        <w:rPr>
          <w:lang w:val="pt-PT"/>
        </w:rPr>
        <w:t>redundante</w:t>
      </w:r>
      <w:r>
        <w:rPr>
          <w:lang w:val="pt-PT"/>
        </w:rPr>
        <w:t xml:space="preserve">, </w:t>
      </w:r>
      <w:r w:rsidR="00D46C78">
        <w:rPr>
          <w:lang w:val="pt-PT"/>
        </w:rPr>
        <w:t xml:space="preserve">portanto descartável </w:t>
      </w:r>
      <w:r w:rsidR="00844409">
        <w:rPr>
          <w:lang w:val="pt-PT"/>
        </w:rPr>
        <w:t>considerando o obje</w:t>
      </w:r>
      <w:r w:rsidR="00467098">
        <w:rPr>
          <w:lang w:val="pt-PT"/>
        </w:rPr>
        <w:t xml:space="preserve">tivo </w:t>
      </w:r>
      <w:r w:rsidR="00F8386E">
        <w:rPr>
          <w:lang w:val="pt-PT"/>
        </w:rPr>
        <w:t>descrito acima</w:t>
      </w:r>
      <w:r w:rsidR="00D46C78">
        <w:rPr>
          <w:lang w:val="pt-PT"/>
        </w:rPr>
        <w:t xml:space="preserve">. </w:t>
      </w:r>
      <w:r>
        <w:rPr>
          <w:lang w:val="pt-PT"/>
        </w:rPr>
        <w:t>Ao analisar os histogramas das colunas numéricas</w:t>
      </w:r>
      <w:r w:rsidR="00025615">
        <w:rPr>
          <w:lang w:val="pt-PT"/>
        </w:rPr>
        <w:t xml:space="preserve">, através do nodo </w:t>
      </w:r>
      <w:r w:rsidR="663047ED" w:rsidRPr="6038C3A5">
        <w:rPr>
          <w:lang w:val="pt-PT"/>
        </w:rPr>
        <w:t>“</w:t>
      </w:r>
      <w:proofErr w:type="spellStart"/>
      <w:r w:rsidR="00025615" w:rsidRPr="00F8386E">
        <w:rPr>
          <w:i/>
          <w:iCs/>
          <w:lang w:val="pt-PT"/>
        </w:rPr>
        <w:t>Statistics</w:t>
      </w:r>
      <w:proofErr w:type="spellEnd"/>
      <w:r w:rsidR="663047ED" w:rsidRPr="6038C3A5">
        <w:rPr>
          <w:i/>
          <w:iCs/>
          <w:lang w:val="pt-PT"/>
        </w:rPr>
        <w:t>”</w:t>
      </w:r>
      <w:r w:rsidR="3121F406" w:rsidRPr="6038C3A5">
        <w:rPr>
          <w:lang w:val="pt-PT"/>
        </w:rPr>
        <w:t>,</w:t>
      </w:r>
      <w:r>
        <w:rPr>
          <w:lang w:val="pt-PT"/>
        </w:rPr>
        <w:t xml:space="preserve"> notou-se uma particularidade com as colunas </w:t>
      </w:r>
      <w:r w:rsidR="3121F406" w:rsidRPr="6038C3A5">
        <w:rPr>
          <w:lang w:val="pt-PT"/>
        </w:rPr>
        <w:t>‘</w:t>
      </w:r>
      <w:r w:rsidRPr="00F8386E">
        <w:rPr>
          <w:i/>
          <w:iCs/>
          <w:lang w:val="pt-PT"/>
        </w:rPr>
        <w:t>capital</w:t>
      </w:r>
      <w:r w:rsidR="00F8386E">
        <w:rPr>
          <w:i/>
          <w:iCs/>
          <w:lang w:val="pt-PT"/>
        </w:rPr>
        <w:t>-</w:t>
      </w:r>
      <w:proofErr w:type="spellStart"/>
      <w:r w:rsidR="3121F406" w:rsidRPr="6038C3A5">
        <w:rPr>
          <w:i/>
          <w:iCs/>
          <w:lang w:val="pt-PT"/>
        </w:rPr>
        <w:t>gain</w:t>
      </w:r>
      <w:proofErr w:type="spellEnd"/>
      <w:r w:rsidR="3121F406" w:rsidRPr="6038C3A5">
        <w:rPr>
          <w:i/>
          <w:iCs/>
          <w:lang w:val="pt-PT"/>
        </w:rPr>
        <w:t>’</w:t>
      </w:r>
      <w:r>
        <w:rPr>
          <w:lang w:val="pt-PT"/>
        </w:rPr>
        <w:t xml:space="preserve"> e </w:t>
      </w:r>
      <w:r w:rsidR="3121F406" w:rsidRPr="6038C3A5">
        <w:rPr>
          <w:lang w:val="pt-PT"/>
        </w:rPr>
        <w:t>‘</w:t>
      </w:r>
      <w:proofErr w:type="spellStart"/>
      <w:r w:rsidRPr="00F8386E">
        <w:rPr>
          <w:i/>
          <w:iCs/>
          <w:lang w:val="pt-PT"/>
        </w:rPr>
        <w:t>capital</w:t>
      </w:r>
      <w:r w:rsidR="00F8386E">
        <w:rPr>
          <w:i/>
          <w:iCs/>
          <w:lang w:val="pt-PT"/>
        </w:rPr>
        <w:t>-</w:t>
      </w:r>
      <w:r w:rsidR="3121F406" w:rsidRPr="6038C3A5">
        <w:rPr>
          <w:i/>
          <w:iCs/>
          <w:lang w:val="pt-PT"/>
        </w:rPr>
        <w:t>loss</w:t>
      </w:r>
      <w:proofErr w:type="spellEnd"/>
      <w:r w:rsidR="3121F406" w:rsidRPr="6038C3A5">
        <w:rPr>
          <w:i/>
          <w:iCs/>
          <w:lang w:val="pt-PT"/>
        </w:rPr>
        <w:t>’</w:t>
      </w:r>
      <w:r>
        <w:rPr>
          <w:lang w:val="pt-PT"/>
        </w:rPr>
        <w:t xml:space="preserve"> ambas tinham como maioria absoluta o zero como valor, e níveis de </w:t>
      </w:r>
      <w:proofErr w:type="spellStart"/>
      <w:r w:rsidRPr="00F8386E">
        <w:rPr>
          <w:i/>
          <w:iCs/>
          <w:lang w:val="pt-PT"/>
        </w:rPr>
        <w:t>skewness</w:t>
      </w:r>
      <w:proofErr w:type="spellEnd"/>
      <w:r>
        <w:rPr>
          <w:lang w:val="pt-PT"/>
        </w:rPr>
        <w:t xml:space="preserve"> muito elevados, 11.8947 e 4.5698, respetivamente, como se pode observar na figura abaixo.</w:t>
      </w:r>
      <w:r w:rsidR="002C279E">
        <w:rPr>
          <w:lang w:val="pt-PT"/>
        </w:rPr>
        <w:t xml:space="preserve"> As colunas filtradas até ao momento são: </w:t>
      </w:r>
      <w:r w:rsidR="43ADA414" w:rsidRPr="6038C3A5">
        <w:rPr>
          <w:lang w:val="pt-PT"/>
        </w:rPr>
        <w:t>‘</w:t>
      </w:r>
      <w:proofErr w:type="spellStart"/>
      <w:r w:rsidR="43ADA414" w:rsidRPr="6038C3A5">
        <w:rPr>
          <w:i/>
          <w:iCs/>
          <w:lang w:val="pt-PT"/>
        </w:rPr>
        <w:t>education</w:t>
      </w:r>
      <w:proofErr w:type="spellEnd"/>
      <w:r w:rsidR="43ADA414" w:rsidRPr="6038C3A5">
        <w:rPr>
          <w:i/>
          <w:iCs/>
          <w:lang w:val="pt-PT"/>
        </w:rPr>
        <w:t>’, ‘</w:t>
      </w:r>
      <w:proofErr w:type="spellStart"/>
      <w:r w:rsidR="002C279E" w:rsidRPr="00F8386E">
        <w:rPr>
          <w:i/>
          <w:iCs/>
          <w:lang w:val="pt-PT"/>
        </w:rPr>
        <w:t>education</w:t>
      </w:r>
      <w:proofErr w:type="spellEnd"/>
      <w:r w:rsidR="43ADA414" w:rsidRPr="6038C3A5">
        <w:rPr>
          <w:i/>
          <w:iCs/>
          <w:lang w:val="pt-PT"/>
        </w:rPr>
        <w:t>-</w:t>
      </w:r>
      <w:r w:rsidR="708491EE" w:rsidRPr="6038C3A5">
        <w:rPr>
          <w:i/>
          <w:iCs/>
          <w:lang w:val="pt-PT"/>
        </w:rPr>
        <w:t>n</w:t>
      </w:r>
      <w:r w:rsidR="43ADA414" w:rsidRPr="6038C3A5">
        <w:rPr>
          <w:i/>
          <w:iCs/>
          <w:lang w:val="pt-PT"/>
        </w:rPr>
        <w:t>um’, ‘</w:t>
      </w:r>
      <w:r w:rsidR="002C279E" w:rsidRPr="00F8386E">
        <w:rPr>
          <w:i/>
          <w:iCs/>
          <w:lang w:val="pt-PT"/>
        </w:rPr>
        <w:t>capital-</w:t>
      </w:r>
      <w:proofErr w:type="spellStart"/>
      <w:r w:rsidR="43ADA414" w:rsidRPr="6038C3A5">
        <w:rPr>
          <w:i/>
          <w:iCs/>
          <w:lang w:val="pt-PT"/>
        </w:rPr>
        <w:t>gain</w:t>
      </w:r>
      <w:proofErr w:type="spellEnd"/>
      <w:r w:rsidR="43ADA414" w:rsidRPr="6038C3A5">
        <w:rPr>
          <w:i/>
          <w:iCs/>
          <w:lang w:val="pt-PT"/>
        </w:rPr>
        <w:t>’</w:t>
      </w:r>
      <w:r w:rsidR="002C279E" w:rsidRPr="00F8386E">
        <w:rPr>
          <w:i/>
          <w:iCs/>
          <w:lang w:val="pt-PT"/>
        </w:rPr>
        <w:t xml:space="preserve"> </w:t>
      </w:r>
      <w:r w:rsidR="002C279E" w:rsidRPr="009A3F61">
        <w:rPr>
          <w:lang w:val="pt-PT"/>
        </w:rPr>
        <w:t>e</w:t>
      </w:r>
      <w:r w:rsidR="002C279E" w:rsidRPr="00F8386E">
        <w:rPr>
          <w:i/>
          <w:iCs/>
          <w:lang w:val="pt-PT"/>
        </w:rPr>
        <w:t xml:space="preserve"> </w:t>
      </w:r>
      <w:r w:rsidR="43ADA414" w:rsidRPr="6038C3A5">
        <w:rPr>
          <w:i/>
          <w:iCs/>
          <w:lang w:val="pt-PT"/>
        </w:rPr>
        <w:t>‘</w:t>
      </w:r>
      <w:proofErr w:type="spellStart"/>
      <w:r w:rsidR="002C279E" w:rsidRPr="00F8386E">
        <w:rPr>
          <w:i/>
          <w:iCs/>
          <w:lang w:val="pt-PT"/>
        </w:rPr>
        <w:t>capital-</w:t>
      </w:r>
      <w:r w:rsidR="43ADA414" w:rsidRPr="6038C3A5">
        <w:rPr>
          <w:i/>
          <w:iCs/>
          <w:lang w:val="pt-PT"/>
        </w:rPr>
        <w:t>loss</w:t>
      </w:r>
      <w:proofErr w:type="spellEnd"/>
      <w:r w:rsidR="43ADA414" w:rsidRPr="6038C3A5">
        <w:rPr>
          <w:i/>
          <w:iCs/>
          <w:lang w:val="pt-PT"/>
        </w:rPr>
        <w:t>’</w:t>
      </w:r>
      <w:r w:rsidR="003371D4">
        <w:rPr>
          <w:lang w:val="pt-PT"/>
        </w:rPr>
        <w:t>.</w:t>
      </w:r>
    </w:p>
    <w:p w14:paraId="72171C92" w14:textId="77777777" w:rsidR="00610792" w:rsidRDefault="00610792" w:rsidP="00610792">
      <w:pPr>
        <w:ind w:left="360"/>
        <w:rPr>
          <w:lang w:val="pt-PT"/>
        </w:rPr>
      </w:pPr>
      <w:r>
        <w:rPr>
          <w:lang w:val="pt-PT"/>
        </w:rPr>
        <w:t xml:space="preserve"> </w:t>
      </w:r>
      <w:r>
        <w:rPr>
          <w:noProof/>
          <w:lang w:val="pt-PT"/>
        </w:rPr>
        <w:drawing>
          <wp:inline distT="0" distB="0" distL="0" distR="0" wp14:anchorId="28E818A7" wp14:editId="6B068C37">
            <wp:extent cx="5731510" cy="2886075"/>
            <wp:effectExtent l="0" t="0" r="254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674B" w14:textId="77777777" w:rsidR="00B1291B" w:rsidRPr="004C6521" w:rsidRDefault="00B1291B" w:rsidP="00B1291B">
      <w:pPr>
        <w:rPr>
          <w:lang w:val="pt-PT"/>
        </w:rPr>
      </w:pPr>
    </w:p>
    <w:p w14:paraId="605DED82" w14:textId="646FEEBC" w:rsidR="005D0B2C" w:rsidRDefault="005D0B2C" w:rsidP="005D0B2C">
      <w:pPr>
        <w:rPr>
          <w:lang w:val="pt-PT"/>
        </w:rPr>
      </w:pPr>
      <w:r>
        <w:rPr>
          <w:lang w:val="pt-PT"/>
        </w:rPr>
        <w:t xml:space="preserve">Por se tratar de apenas um ficheiro </w:t>
      </w:r>
      <w:proofErr w:type="spellStart"/>
      <w:r w:rsidRPr="009A3F61">
        <w:rPr>
          <w:i/>
          <w:iCs/>
          <w:lang w:val="pt-PT"/>
        </w:rPr>
        <w:t>csv</w:t>
      </w:r>
      <w:proofErr w:type="spellEnd"/>
      <w:r>
        <w:rPr>
          <w:lang w:val="pt-PT"/>
        </w:rPr>
        <w:t>, portanto apenas uma fonte de dados, não houve a necessidade se aplicar técnicas de integração.</w:t>
      </w:r>
    </w:p>
    <w:p w14:paraId="300DEE63" w14:textId="1D1B61F5" w:rsidR="008B5343" w:rsidRDefault="00111CF7" w:rsidP="005D0B2C">
      <w:pPr>
        <w:rPr>
          <w:lang w:val="pt-PT"/>
        </w:rPr>
      </w:pPr>
      <w:r>
        <w:rPr>
          <w:lang w:val="pt-PT"/>
        </w:rPr>
        <w:t>Os dados também passam</w:t>
      </w:r>
      <w:r w:rsidR="004F15E4">
        <w:rPr>
          <w:lang w:val="pt-PT"/>
        </w:rPr>
        <w:t xml:space="preserve"> pelos nodos </w:t>
      </w:r>
      <w:proofErr w:type="spellStart"/>
      <w:r w:rsidR="004F15E4" w:rsidRPr="004F15E4">
        <w:rPr>
          <w:i/>
          <w:iCs/>
          <w:lang w:val="pt-PT"/>
        </w:rPr>
        <w:t>Category</w:t>
      </w:r>
      <w:proofErr w:type="spellEnd"/>
      <w:r w:rsidR="004F15E4" w:rsidRPr="004F15E4">
        <w:rPr>
          <w:i/>
          <w:iCs/>
          <w:lang w:val="pt-PT"/>
        </w:rPr>
        <w:t xml:space="preserve"> to </w:t>
      </w:r>
      <w:proofErr w:type="spellStart"/>
      <w:r w:rsidR="004F15E4" w:rsidRPr="004F15E4">
        <w:rPr>
          <w:i/>
          <w:iCs/>
          <w:lang w:val="pt-PT"/>
        </w:rPr>
        <w:t>Number</w:t>
      </w:r>
      <w:proofErr w:type="spellEnd"/>
      <w:r w:rsidR="004F15E4" w:rsidRPr="004F15E4">
        <w:rPr>
          <w:i/>
          <w:iCs/>
          <w:lang w:val="pt-PT"/>
        </w:rPr>
        <w:t xml:space="preserve"> </w:t>
      </w:r>
      <w:r w:rsidR="004F15E4" w:rsidRPr="004F15E4">
        <w:rPr>
          <w:lang w:val="pt-PT"/>
        </w:rPr>
        <w:t>e</w:t>
      </w:r>
      <w:r w:rsidR="004F15E4">
        <w:rPr>
          <w:lang w:val="pt-PT"/>
        </w:rPr>
        <w:t xml:space="preserve"> </w:t>
      </w:r>
      <w:proofErr w:type="spellStart"/>
      <w:r w:rsidR="004F15E4" w:rsidRPr="004F15E4">
        <w:rPr>
          <w:i/>
          <w:iCs/>
          <w:lang w:val="pt-PT"/>
        </w:rPr>
        <w:t>Normalize</w:t>
      </w:r>
      <w:r w:rsidR="00247802">
        <w:rPr>
          <w:i/>
          <w:iCs/>
          <w:lang w:val="pt-PT"/>
        </w:rPr>
        <w:t>r</w:t>
      </w:r>
      <w:proofErr w:type="spellEnd"/>
      <w:r w:rsidR="00247802">
        <w:rPr>
          <w:i/>
          <w:iCs/>
          <w:lang w:val="pt-PT"/>
        </w:rPr>
        <w:t xml:space="preserve">, </w:t>
      </w:r>
      <w:r w:rsidR="00247802" w:rsidRPr="00247802">
        <w:rPr>
          <w:lang w:val="pt-PT"/>
        </w:rPr>
        <w:t xml:space="preserve">que </w:t>
      </w:r>
      <w:proofErr w:type="spellStart"/>
      <w:r w:rsidR="00247802" w:rsidRPr="00247802">
        <w:rPr>
          <w:lang w:val="pt-PT"/>
        </w:rPr>
        <w:t>respectivamente</w:t>
      </w:r>
      <w:proofErr w:type="spellEnd"/>
      <w:r w:rsidR="00247802">
        <w:rPr>
          <w:lang w:val="pt-PT"/>
        </w:rPr>
        <w:t xml:space="preserve"> transformam os valores </w:t>
      </w:r>
      <w:r w:rsidR="00D637F9">
        <w:rPr>
          <w:lang w:val="pt-PT"/>
        </w:rPr>
        <w:t>textuais que representam ca</w:t>
      </w:r>
      <w:r w:rsidR="00B972A3">
        <w:rPr>
          <w:lang w:val="pt-PT"/>
        </w:rPr>
        <w:t>tegorias em números</w:t>
      </w:r>
      <w:r w:rsidR="00B915CA">
        <w:rPr>
          <w:lang w:val="pt-PT"/>
        </w:rPr>
        <w:t xml:space="preserve"> </w:t>
      </w:r>
      <w:r w:rsidR="00BF58A0">
        <w:rPr>
          <w:lang w:val="pt-PT"/>
        </w:rPr>
        <w:t xml:space="preserve">e normalizam os valores da categoria </w:t>
      </w:r>
      <w:proofErr w:type="spellStart"/>
      <w:r w:rsidR="00DF3386" w:rsidRPr="00CC6EC9">
        <w:rPr>
          <w:i/>
          <w:iCs/>
          <w:lang w:val="pt-PT"/>
        </w:rPr>
        <w:t>fnl</w:t>
      </w:r>
      <w:r w:rsidR="00CC6EC9" w:rsidRPr="00CC6EC9">
        <w:rPr>
          <w:i/>
          <w:iCs/>
          <w:lang w:val="pt-PT"/>
        </w:rPr>
        <w:t>wgt</w:t>
      </w:r>
      <w:proofErr w:type="spellEnd"/>
      <w:r w:rsidR="00CC6EC9" w:rsidRPr="00CC6EC9">
        <w:rPr>
          <w:i/>
          <w:iCs/>
          <w:lang w:val="pt-PT"/>
        </w:rPr>
        <w:t xml:space="preserve"> </w:t>
      </w:r>
      <w:r w:rsidR="005D2331">
        <w:rPr>
          <w:lang w:val="pt-PT"/>
        </w:rPr>
        <w:t>para melhor processamento dos mesmos</w:t>
      </w:r>
      <w:r w:rsidR="00C810A9">
        <w:rPr>
          <w:lang w:val="pt-PT"/>
        </w:rPr>
        <w:t xml:space="preserve"> pelos nodos de aprendizagem.</w:t>
      </w:r>
    </w:p>
    <w:p w14:paraId="50B34F89" w14:textId="77777777" w:rsidR="00093A34" w:rsidRDefault="00093A34" w:rsidP="00093A34">
      <w:pPr>
        <w:rPr>
          <w:lang w:val="pt-PT"/>
        </w:rPr>
      </w:pPr>
    </w:p>
    <w:p w14:paraId="1B75A2F3" w14:textId="27907321" w:rsidR="00093A34" w:rsidRDefault="000533DC" w:rsidP="000533DC">
      <w:pPr>
        <w:pStyle w:val="Heading2"/>
        <w:rPr>
          <w:lang w:val="pt-PT"/>
        </w:rPr>
      </w:pPr>
      <w:bookmarkStart w:id="38" w:name="_Toc102753351"/>
      <w:r>
        <w:rPr>
          <w:lang w:val="pt-PT"/>
        </w:rPr>
        <w:t>Modelação</w:t>
      </w:r>
      <w:bookmarkEnd w:id="38"/>
    </w:p>
    <w:p w14:paraId="4B0EACFA" w14:textId="3C49D6C1" w:rsidR="6038C3A5" w:rsidRDefault="6038C3A5" w:rsidP="6038C3A5">
      <w:pPr>
        <w:rPr>
          <w:lang w:val="pt-PT"/>
        </w:rPr>
      </w:pPr>
    </w:p>
    <w:p w14:paraId="36016CA5" w14:textId="3734EE9D" w:rsidR="00352EA3" w:rsidRDefault="005D0B2C" w:rsidP="005D0B2C">
      <w:pPr>
        <w:rPr>
          <w:rFonts w:eastAsiaTheme="minorEastAsia"/>
          <w:lang w:val="pt-PT"/>
        </w:rPr>
      </w:pPr>
      <w:r w:rsidRPr="6038C3A5">
        <w:rPr>
          <w:rFonts w:eastAsiaTheme="minorEastAsia"/>
          <w:lang w:val="pt-PT"/>
        </w:rPr>
        <w:t xml:space="preserve">Para este </w:t>
      </w:r>
      <w:proofErr w:type="spellStart"/>
      <w:r w:rsidRPr="6038C3A5">
        <w:rPr>
          <w:rFonts w:eastAsiaTheme="minorEastAsia"/>
          <w:i/>
          <w:lang w:val="pt-PT"/>
        </w:rPr>
        <w:t>dataset</w:t>
      </w:r>
      <w:proofErr w:type="spellEnd"/>
      <w:r w:rsidRPr="6038C3A5">
        <w:rPr>
          <w:rFonts w:eastAsiaTheme="minorEastAsia"/>
          <w:lang w:val="pt-PT"/>
        </w:rPr>
        <w:t xml:space="preserve"> foi tomada a decisão de se </w:t>
      </w:r>
      <w:r w:rsidR="004B3E8A" w:rsidRPr="6038C3A5">
        <w:rPr>
          <w:rFonts w:eastAsiaTheme="minorEastAsia"/>
          <w:lang w:val="pt-PT"/>
        </w:rPr>
        <w:t>utilizar</w:t>
      </w:r>
      <w:r w:rsidRPr="6038C3A5">
        <w:rPr>
          <w:rFonts w:eastAsiaTheme="minorEastAsia"/>
          <w:lang w:val="pt-PT"/>
        </w:rPr>
        <w:t xml:space="preserve"> </w:t>
      </w:r>
      <w:r w:rsidR="00921B43" w:rsidRPr="6038C3A5">
        <w:rPr>
          <w:rFonts w:eastAsiaTheme="minorEastAsia"/>
          <w:lang w:val="pt-PT"/>
        </w:rPr>
        <w:t>d</w:t>
      </w:r>
      <w:r w:rsidR="004B3E8A" w:rsidRPr="6038C3A5">
        <w:rPr>
          <w:rFonts w:eastAsiaTheme="minorEastAsia"/>
          <w:lang w:val="pt-PT"/>
        </w:rPr>
        <w:t>uas técnicas</w:t>
      </w:r>
      <w:r w:rsidRPr="6038C3A5">
        <w:rPr>
          <w:rFonts w:eastAsiaTheme="minorEastAsia"/>
          <w:lang w:val="pt-PT"/>
        </w:rPr>
        <w:t xml:space="preserve"> de aprendizagem</w:t>
      </w:r>
      <w:r w:rsidR="00921B43" w:rsidRPr="6038C3A5">
        <w:rPr>
          <w:rFonts w:eastAsiaTheme="minorEastAsia"/>
          <w:lang w:val="pt-PT"/>
        </w:rPr>
        <w:t xml:space="preserve">. Um </w:t>
      </w:r>
      <w:proofErr w:type="spellStart"/>
      <w:r w:rsidR="00B1508E" w:rsidRPr="6038C3A5">
        <w:rPr>
          <w:rFonts w:eastAsiaTheme="minorEastAsia"/>
          <w:i/>
          <w:lang w:val="pt-PT"/>
        </w:rPr>
        <w:t>workflow</w:t>
      </w:r>
      <w:proofErr w:type="spellEnd"/>
      <w:r w:rsidR="00B1508E" w:rsidRPr="6038C3A5">
        <w:rPr>
          <w:rFonts w:eastAsiaTheme="minorEastAsia"/>
          <w:i/>
          <w:lang w:val="pt-PT"/>
        </w:rPr>
        <w:t xml:space="preserve"> </w:t>
      </w:r>
      <w:proofErr w:type="spellStart"/>
      <w:r w:rsidR="00B1508E" w:rsidRPr="6038C3A5">
        <w:rPr>
          <w:rFonts w:eastAsiaTheme="minorEastAsia"/>
          <w:i/>
          <w:lang w:val="pt-PT"/>
        </w:rPr>
        <w:t>Knime</w:t>
      </w:r>
      <w:proofErr w:type="spellEnd"/>
      <w:r w:rsidR="00B1508E" w:rsidRPr="6038C3A5">
        <w:rPr>
          <w:rFonts w:eastAsiaTheme="minorEastAsia"/>
          <w:lang w:val="pt-PT"/>
        </w:rPr>
        <w:t xml:space="preserve"> foi criado </w:t>
      </w:r>
      <w:r w:rsidR="00C5273E" w:rsidRPr="6038C3A5">
        <w:rPr>
          <w:rFonts w:eastAsiaTheme="minorEastAsia"/>
          <w:lang w:val="pt-PT"/>
        </w:rPr>
        <w:t>utilizando</w:t>
      </w:r>
      <w:r w:rsidR="00795018" w:rsidRPr="6038C3A5">
        <w:rPr>
          <w:rFonts w:eastAsiaTheme="minorEastAsia"/>
          <w:lang w:val="pt-PT"/>
        </w:rPr>
        <w:t xml:space="preserve"> árvores de decisão de tipo discreto</w:t>
      </w:r>
      <w:r w:rsidR="00443756" w:rsidRPr="6038C3A5">
        <w:rPr>
          <w:rFonts w:eastAsiaTheme="minorEastAsia"/>
          <w:lang w:val="pt-PT"/>
        </w:rPr>
        <w:t xml:space="preserve"> e o</w:t>
      </w:r>
      <w:r w:rsidR="00BD3718" w:rsidRPr="6038C3A5">
        <w:rPr>
          <w:rFonts w:eastAsiaTheme="minorEastAsia"/>
          <w:lang w:val="pt-PT"/>
        </w:rPr>
        <w:t xml:space="preserve"> outro</w:t>
      </w:r>
      <w:r w:rsidR="00795018" w:rsidRPr="6038C3A5">
        <w:rPr>
          <w:rFonts w:eastAsiaTheme="minorEastAsia"/>
          <w:lang w:val="pt-PT"/>
        </w:rPr>
        <w:t xml:space="preserve"> utilizando redes neuronais</w:t>
      </w:r>
      <w:r w:rsidR="004D11F0" w:rsidRPr="6038C3A5">
        <w:rPr>
          <w:rFonts w:eastAsiaTheme="minorEastAsia"/>
          <w:lang w:val="pt-PT"/>
        </w:rPr>
        <w:t>.</w:t>
      </w:r>
    </w:p>
    <w:p w14:paraId="0996A446" w14:textId="1EDD58EF" w:rsidR="00352EA3" w:rsidRDefault="00352EA3" w:rsidP="00352EA3">
      <w:pPr>
        <w:pStyle w:val="Heading3"/>
        <w:rPr>
          <w:lang w:val="pt-PT"/>
        </w:rPr>
      </w:pPr>
      <w:bookmarkStart w:id="39" w:name="_Toc102753352"/>
      <w:r>
        <w:rPr>
          <w:lang w:val="pt-PT"/>
        </w:rPr>
        <w:lastRenderedPageBreak/>
        <w:t>Modelo</w:t>
      </w:r>
      <w:r w:rsidR="00165685">
        <w:rPr>
          <w:lang w:val="pt-PT"/>
        </w:rPr>
        <w:t xml:space="preserve">s com a utilização de </w:t>
      </w:r>
      <w:r w:rsidR="000E4C4E">
        <w:rPr>
          <w:lang w:val="pt-PT"/>
        </w:rPr>
        <w:t>árvores de decisão</w:t>
      </w:r>
      <w:bookmarkEnd w:id="39"/>
    </w:p>
    <w:p w14:paraId="3FF1904D" w14:textId="50B1FBB6" w:rsidR="005D0B2C" w:rsidRDefault="62C5C4B6" w:rsidP="6038C3A5">
      <w:pPr>
        <w:ind w:firstLine="720"/>
        <w:rPr>
          <w:lang w:val="pt-PT"/>
        </w:rPr>
      </w:pPr>
      <w:r w:rsidRPr="6038C3A5">
        <w:rPr>
          <w:lang w:val="pt-PT"/>
        </w:rPr>
        <w:t>O grupo aplicou</w:t>
      </w:r>
      <w:r w:rsidR="00CD28E5">
        <w:rPr>
          <w:lang w:val="pt-PT"/>
        </w:rPr>
        <w:t xml:space="preserve"> a técnica de árvores de decisão de tipo discreto</w:t>
      </w:r>
      <w:r w:rsidR="00D11CA0">
        <w:rPr>
          <w:lang w:val="pt-PT"/>
        </w:rPr>
        <w:t xml:space="preserve"> </w:t>
      </w:r>
      <w:r w:rsidR="000E4C4E">
        <w:rPr>
          <w:lang w:val="pt-PT"/>
        </w:rPr>
        <w:t>por</w:t>
      </w:r>
      <w:r w:rsidR="00D11CA0">
        <w:rPr>
          <w:lang w:val="pt-PT"/>
        </w:rPr>
        <w:t xml:space="preserve"> t</w:t>
      </w:r>
      <w:r w:rsidR="005D0B2C">
        <w:rPr>
          <w:lang w:val="pt-PT"/>
        </w:rPr>
        <w:t>e</w:t>
      </w:r>
      <w:r w:rsidR="000E4C4E">
        <w:rPr>
          <w:lang w:val="pt-PT"/>
        </w:rPr>
        <w:t>r</w:t>
      </w:r>
      <w:r w:rsidR="005D0B2C">
        <w:rPr>
          <w:lang w:val="pt-PT"/>
        </w:rPr>
        <w:t xml:space="preserve"> em vista que o atributo de decisão (</w:t>
      </w:r>
      <w:proofErr w:type="spellStart"/>
      <w:r w:rsidR="005D0B2C" w:rsidRPr="000E4C4E">
        <w:rPr>
          <w:i/>
          <w:iCs/>
          <w:lang w:val="pt-PT"/>
        </w:rPr>
        <w:t>salary</w:t>
      </w:r>
      <w:r w:rsidR="000E4C4E">
        <w:rPr>
          <w:i/>
          <w:iCs/>
          <w:lang w:val="pt-PT"/>
        </w:rPr>
        <w:t>-c</w:t>
      </w:r>
      <w:r w:rsidR="005D0B2C" w:rsidRPr="000E4C4E">
        <w:rPr>
          <w:i/>
          <w:iCs/>
          <w:lang w:val="pt-PT"/>
        </w:rPr>
        <w:t>lassification</w:t>
      </w:r>
      <w:proofErr w:type="spellEnd"/>
      <w:r w:rsidR="005D0B2C">
        <w:rPr>
          <w:lang w:val="pt-PT"/>
        </w:rPr>
        <w:t>) se divide em duas possíveis categorias se um</w:t>
      </w:r>
      <w:r w:rsidR="005D0B2C" w:rsidRPr="00DD143D">
        <w:rPr>
          <w:lang w:val="pt-PT"/>
        </w:rPr>
        <w:t xml:space="preserve"> </w:t>
      </w:r>
      <w:r w:rsidR="005D0B2C" w:rsidRPr="00DC0CDD">
        <w:rPr>
          <w:lang w:val="pt-PT"/>
        </w:rPr>
        <w:t>indivíduo ganha</w:t>
      </w:r>
      <w:r w:rsidR="005D0B2C">
        <w:rPr>
          <w:lang w:val="pt-PT"/>
        </w:rPr>
        <w:t xml:space="preserve"> ou não</w:t>
      </w:r>
      <w:r w:rsidR="005D0B2C" w:rsidRPr="00DC0CDD">
        <w:rPr>
          <w:lang w:val="pt-PT"/>
        </w:rPr>
        <w:t xml:space="preserve"> </w:t>
      </w:r>
      <w:r w:rsidR="005D0B2C">
        <w:rPr>
          <w:lang w:val="pt-PT"/>
        </w:rPr>
        <w:t xml:space="preserve">anualmente </w:t>
      </w:r>
      <w:r w:rsidR="005D0B2C" w:rsidRPr="00DC0CDD">
        <w:rPr>
          <w:lang w:val="pt-PT"/>
        </w:rPr>
        <w:t>mais de $50,0</w:t>
      </w:r>
      <w:r w:rsidR="000E4C4E">
        <w:rPr>
          <w:lang w:val="pt-PT"/>
        </w:rPr>
        <w:t>00.</w:t>
      </w:r>
    </w:p>
    <w:p w14:paraId="6361CA11" w14:textId="63058926" w:rsidR="007108C9" w:rsidRDefault="00331B3D" w:rsidP="005D0B2C">
      <w:pPr>
        <w:rPr>
          <w:lang w:val="pt-PT"/>
        </w:rPr>
      </w:pPr>
      <w:r>
        <w:rPr>
          <w:lang w:val="pt-PT"/>
        </w:rPr>
        <w:t xml:space="preserve">Esta </w:t>
      </w:r>
      <w:r w:rsidR="001A5290">
        <w:rPr>
          <w:lang w:val="pt-PT"/>
        </w:rPr>
        <w:t xml:space="preserve">técnica de aprendizagem segue o paradigma </w:t>
      </w:r>
      <w:proofErr w:type="spellStart"/>
      <w:r w:rsidR="001A5290" w:rsidRPr="00C3666B">
        <w:rPr>
          <w:i/>
          <w:iCs/>
          <w:lang w:val="pt-PT"/>
        </w:rPr>
        <w:t>bottom</w:t>
      </w:r>
      <w:proofErr w:type="spellEnd"/>
      <w:r w:rsidR="001A5290" w:rsidRPr="00C3666B">
        <w:rPr>
          <w:i/>
          <w:iCs/>
          <w:lang w:val="pt-PT"/>
        </w:rPr>
        <w:t xml:space="preserve"> </w:t>
      </w:r>
      <w:proofErr w:type="spellStart"/>
      <w:r w:rsidR="001A5290" w:rsidRPr="00C3666B">
        <w:rPr>
          <w:i/>
          <w:iCs/>
          <w:lang w:val="pt-PT"/>
        </w:rPr>
        <w:t>up</w:t>
      </w:r>
      <w:proofErr w:type="spellEnd"/>
      <w:r w:rsidR="00810C4A">
        <w:rPr>
          <w:lang w:val="pt-PT"/>
        </w:rPr>
        <w:t>,</w:t>
      </w:r>
      <w:r w:rsidR="00951B3F" w:rsidRPr="00951B3F">
        <w:rPr>
          <w:lang w:val="pt-PT"/>
        </w:rPr>
        <w:t xml:space="preserve"> </w:t>
      </w:r>
      <w:r w:rsidR="00EA1F33">
        <w:rPr>
          <w:lang w:val="pt-PT"/>
        </w:rPr>
        <w:t>ou seja,</w:t>
      </w:r>
      <w:r w:rsidR="00951B3F" w:rsidRPr="00951B3F">
        <w:rPr>
          <w:lang w:val="pt-PT"/>
        </w:rPr>
        <w:t xml:space="preserve"> modelo é construído pela identificação d</w:t>
      </w:r>
      <w:r w:rsidR="00C3666B">
        <w:rPr>
          <w:lang w:val="pt-PT"/>
        </w:rPr>
        <w:t>as</w:t>
      </w:r>
      <w:r w:rsidR="00951B3F" w:rsidRPr="00951B3F">
        <w:rPr>
          <w:lang w:val="pt-PT"/>
        </w:rPr>
        <w:t xml:space="preserve"> relações entre os atributos do </w:t>
      </w:r>
      <w:proofErr w:type="spellStart"/>
      <w:r w:rsidR="00951B3F" w:rsidRPr="00C3666B">
        <w:rPr>
          <w:i/>
          <w:iCs/>
          <w:lang w:val="pt-PT"/>
        </w:rPr>
        <w:t>dataset</w:t>
      </w:r>
      <w:proofErr w:type="spellEnd"/>
      <w:r w:rsidR="00BA4F24">
        <w:rPr>
          <w:lang w:val="pt-PT"/>
        </w:rPr>
        <w:t>.</w:t>
      </w:r>
      <w:r w:rsidR="007E27E0">
        <w:rPr>
          <w:lang w:val="pt-PT"/>
        </w:rPr>
        <w:t xml:space="preserve"> Esta técnica foi escolhida </w:t>
      </w:r>
      <w:r w:rsidR="4954F8CB" w:rsidRPr="6038C3A5">
        <w:rPr>
          <w:lang w:val="pt-PT"/>
        </w:rPr>
        <w:t>pela</w:t>
      </w:r>
      <w:r w:rsidR="007E27E0">
        <w:rPr>
          <w:lang w:val="pt-PT"/>
        </w:rPr>
        <w:t xml:space="preserve"> sua fácil compreensão</w:t>
      </w:r>
      <w:r w:rsidR="00EC17C5">
        <w:rPr>
          <w:lang w:val="pt-PT"/>
        </w:rPr>
        <w:t xml:space="preserve"> e configuração</w:t>
      </w:r>
      <w:r w:rsidR="00AB5E4B">
        <w:rPr>
          <w:lang w:val="pt-PT"/>
        </w:rPr>
        <w:t>, e atrelado</w:t>
      </w:r>
      <w:r w:rsidR="00F22429">
        <w:rPr>
          <w:lang w:val="pt-PT"/>
        </w:rPr>
        <w:t xml:space="preserve"> ao fato</w:t>
      </w:r>
      <w:r w:rsidR="00477FAF">
        <w:rPr>
          <w:lang w:val="pt-PT"/>
        </w:rPr>
        <w:t xml:space="preserve"> </w:t>
      </w:r>
      <w:r w:rsidR="00463A21">
        <w:rPr>
          <w:lang w:val="pt-PT"/>
        </w:rPr>
        <w:t>de haver poucos atributos com níveis</w:t>
      </w:r>
      <w:r w:rsidR="00477FAF">
        <w:rPr>
          <w:lang w:val="pt-PT"/>
        </w:rPr>
        <w:t xml:space="preserve"> significativos</w:t>
      </w:r>
      <w:r w:rsidR="00463A21">
        <w:rPr>
          <w:lang w:val="pt-PT"/>
        </w:rPr>
        <w:t xml:space="preserve"> de c</w:t>
      </w:r>
      <w:r w:rsidR="00F22429">
        <w:rPr>
          <w:lang w:val="pt-PT"/>
        </w:rPr>
        <w:t xml:space="preserve">orrelação entre </w:t>
      </w:r>
      <w:r w:rsidR="00463A21">
        <w:rPr>
          <w:lang w:val="pt-PT"/>
        </w:rPr>
        <w:t>si</w:t>
      </w:r>
      <w:r w:rsidR="598DF8A2" w:rsidRPr="6038C3A5">
        <w:rPr>
          <w:lang w:val="pt-PT"/>
        </w:rPr>
        <w:t xml:space="preserve"> </w:t>
      </w:r>
      <w:r w:rsidR="00477FAF">
        <w:rPr>
          <w:lang w:val="pt-PT"/>
        </w:rPr>
        <w:t>(ver figura abaixo)</w:t>
      </w:r>
      <w:r w:rsidR="007108C9">
        <w:rPr>
          <w:lang w:val="pt-PT"/>
        </w:rPr>
        <w:t>, não apresenta vulnerabilidades muito expressivas.</w:t>
      </w:r>
    </w:p>
    <w:p w14:paraId="14C69C65" w14:textId="77777777" w:rsidR="0068391C" w:rsidRDefault="00243C3C" w:rsidP="005D0B2C">
      <w:pPr>
        <w:rPr>
          <w:lang w:val="pt-PT"/>
        </w:rPr>
      </w:pPr>
      <w:r>
        <w:rPr>
          <w:lang w:val="pt-PT"/>
        </w:rPr>
        <w:t xml:space="preserve"> </w:t>
      </w:r>
      <w:r w:rsidR="007C7F86">
        <w:rPr>
          <w:noProof/>
          <w:lang w:val="pt-PT"/>
        </w:rPr>
        <w:drawing>
          <wp:inline distT="0" distB="0" distL="0" distR="0" wp14:anchorId="3138E0B9" wp14:editId="246559DC">
            <wp:extent cx="2813050" cy="2895600"/>
            <wp:effectExtent l="0" t="0" r="6350" b="0"/>
            <wp:docPr id="4" name="Picture 4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rossword puzz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8D0" w14:textId="4974A1AC" w:rsidR="0068391C" w:rsidRPr="00867E38" w:rsidRDefault="001240B9" w:rsidP="005D0B2C">
      <w:pPr>
        <w:rPr>
          <w:lang w:val="pt-PT"/>
        </w:rPr>
      </w:pPr>
      <w:r w:rsidRPr="6038C3A5">
        <w:rPr>
          <w:rFonts w:eastAsiaTheme="minorEastAsia"/>
          <w:lang w:val="pt-PT"/>
        </w:rPr>
        <w:t xml:space="preserve">O grupo decidiu fazer dois modelos utilizando </w:t>
      </w:r>
      <w:r w:rsidR="00E8441E" w:rsidRPr="6038C3A5">
        <w:rPr>
          <w:rFonts w:eastAsiaTheme="minorEastAsia"/>
          <w:lang w:val="pt-PT"/>
        </w:rPr>
        <w:t>árvores de decisão, um utilizando como métrica de qualidade</w:t>
      </w:r>
      <w:r w:rsidR="005800CA" w:rsidRPr="6038C3A5">
        <w:rPr>
          <w:rFonts w:eastAsiaTheme="minorEastAsia"/>
          <w:lang w:val="pt-PT"/>
        </w:rPr>
        <w:t xml:space="preserve"> </w:t>
      </w:r>
      <w:proofErr w:type="spellStart"/>
      <w:r w:rsidR="005800CA" w:rsidRPr="6038C3A5">
        <w:rPr>
          <w:rFonts w:eastAsiaTheme="minorEastAsia"/>
          <w:i/>
          <w:lang w:val="pt-PT"/>
        </w:rPr>
        <w:t>gain</w:t>
      </w:r>
      <w:proofErr w:type="spellEnd"/>
      <w:r w:rsidR="005800CA" w:rsidRPr="6038C3A5">
        <w:rPr>
          <w:rFonts w:eastAsiaTheme="minorEastAsia"/>
          <w:i/>
          <w:lang w:val="pt-PT"/>
        </w:rPr>
        <w:t xml:space="preserve"> ratio</w:t>
      </w:r>
      <w:r w:rsidR="00B60151" w:rsidRPr="6038C3A5">
        <w:rPr>
          <w:rFonts w:eastAsiaTheme="minorEastAsia"/>
          <w:lang w:val="pt-PT"/>
        </w:rPr>
        <w:t xml:space="preserve"> e como método</w:t>
      </w:r>
      <w:r w:rsidR="00894FF3" w:rsidRPr="6038C3A5">
        <w:rPr>
          <w:rFonts w:eastAsiaTheme="minorEastAsia"/>
          <w:lang w:val="pt-PT"/>
        </w:rPr>
        <w:t xml:space="preserve"> </w:t>
      </w:r>
      <w:r w:rsidR="00894FF3" w:rsidRPr="6038C3A5">
        <w:rPr>
          <w:rFonts w:eastAsiaTheme="minorEastAsia"/>
          <w:i/>
          <w:lang w:val="pt-PT"/>
        </w:rPr>
        <w:t>MDL</w:t>
      </w:r>
      <w:r w:rsidR="00B60151" w:rsidRPr="6038C3A5">
        <w:rPr>
          <w:rFonts w:eastAsiaTheme="minorEastAsia"/>
          <w:lang w:val="pt-PT"/>
        </w:rPr>
        <w:t xml:space="preserve"> de </w:t>
      </w:r>
      <w:proofErr w:type="spellStart"/>
      <w:r w:rsidR="00B60151" w:rsidRPr="6038C3A5">
        <w:rPr>
          <w:rFonts w:eastAsiaTheme="minorEastAsia"/>
          <w:i/>
          <w:lang w:val="pt-PT"/>
        </w:rPr>
        <w:t>pruning</w:t>
      </w:r>
      <w:proofErr w:type="spellEnd"/>
      <w:r w:rsidR="00B60151" w:rsidRPr="6038C3A5">
        <w:rPr>
          <w:rFonts w:eastAsiaTheme="minorEastAsia"/>
          <w:lang w:val="pt-PT"/>
        </w:rPr>
        <w:t xml:space="preserve"> </w:t>
      </w:r>
      <w:r w:rsidR="00894FF3" w:rsidRPr="6038C3A5">
        <w:rPr>
          <w:rFonts w:eastAsiaTheme="minorEastAsia"/>
          <w:lang w:val="pt-PT"/>
        </w:rPr>
        <w:t>e o outro utilizando</w:t>
      </w:r>
      <w:r w:rsidR="00B60151" w:rsidRPr="6038C3A5">
        <w:rPr>
          <w:rFonts w:eastAsiaTheme="minorEastAsia"/>
          <w:lang w:val="pt-PT"/>
        </w:rPr>
        <w:t xml:space="preserve"> o </w:t>
      </w:r>
      <w:proofErr w:type="spellStart"/>
      <w:r w:rsidR="00B60151" w:rsidRPr="6038C3A5">
        <w:rPr>
          <w:rFonts w:eastAsiaTheme="minorEastAsia"/>
          <w:i/>
          <w:lang w:val="pt-PT"/>
        </w:rPr>
        <w:t>gini</w:t>
      </w:r>
      <w:proofErr w:type="spellEnd"/>
      <w:r w:rsidR="00B60151" w:rsidRPr="6038C3A5">
        <w:rPr>
          <w:rFonts w:eastAsiaTheme="minorEastAsia"/>
          <w:i/>
          <w:lang w:val="pt-PT"/>
        </w:rPr>
        <w:t xml:space="preserve"> </w:t>
      </w:r>
      <w:proofErr w:type="spellStart"/>
      <w:r w:rsidR="00B60151" w:rsidRPr="6038C3A5">
        <w:rPr>
          <w:rFonts w:eastAsiaTheme="minorEastAsia"/>
          <w:i/>
          <w:lang w:val="pt-PT"/>
        </w:rPr>
        <w:t>index</w:t>
      </w:r>
      <w:proofErr w:type="spellEnd"/>
      <w:r w:rsidR="00B60151" w:rsidRPr="6038C3A5">
        <w:rPr>
          <w:rFonts w:eastAsiaTheme="minorEastAsia"/>
          <w:lang w:val="pt-PT"/>
        </w:rPr>
        <w:t xml:space="preserve"> sem</w:t>
      </w:r>
      <w:r w:rsidR="00894FF3" w:rsidRPr="6038C3A5">
        <w:rPr>
          <w:rFonts w:eastAsiaTheme="minorEastAsia"/>
          <w:lang w:val="pt-PT"/>
        </w:rPr>
        <w:t xml:space="preserve"> métodos de</w:t>
      </w:r>
      <w:r w:rsidR="00894FF3" w:rsidRPr="6038C3A5">
        <w:rPr>
          <w:rFonts w:eastAsiaTheme="minorEastAsia"/>
          <w:i/>
          <w:lang w:val="pt-PT"/>
        </w:rPr>
        <w:t xml:space="preserve"> </w:t>
      </w:r>
      <w:proofErr w:type="spellStart"/>
      <w:r w:rsidR="00894FF3" w:rsidRPr="6038C3A5">
        <w:rPr>
          <w:rFonts w:eastAsiaTheme="minorEastAsia"/>
          <w:i/>
          <w:lang w:val="pt-PT"/>
        </w:rPr>
        <w:t>pruning</w:t>
      </w:r>
      <w:proofErr w:type="spellEnd"/>
      <w:r w:rsidR="005800CA" w:rsidRPr="6038C3A5">
        <w:rPr>
          <w:rFonts w:eastAsiaTheme="minorEastAsia"/>
          <w:lang w:val="pt-PT"/>
        </w:rPr>
        <w:t>.</w:t>
      </w:r>
      <w:r w:rsidR="001A1FE3" w:rsidRPr="6038C3A5">
        <w:rPr>
          <w:rFonts w:eastAsiaTheme="minorEastAsia"/>
          <w:lang w:val="pt-PT"/>
        </w:rPr>
        <w:t xml:space="preserve"> </w:t>
      </w:r>
      <w:r w:rsidR="000A610B" w:rsidRPr="6038C3A5">
        <w:rPr>
          <w:rFonts w:eastAsiaTheme="minorEastAsia"/>
          <w:lang w:val="pt-PT"/>
        </w:rPr>
        <w:t>Atr</w:t>
      </w:r>
      <w:r w:rsidR="00B80017" w:rsidRPr="6038C3A5">
        <w:rPr>
          <w:rFonts w:eastAsiaTheme="minorEastAsia"/>
          <w:lang w:val="pt-PT"/>
        </w:rPr>
        <w:t xml:space="preserve">avés do </w:t>
      </w:r>
      <w:proofErr w:type="spellStart"/>
      <w:r w:rsidR="00B80017" w:rsidRPr="6038C3A5">
        <w:rPr>
          <w:rFonts w:eastAsiaTheme="minorEastAsia"/>
          <w:lang w:val="pt-PT"/>
        </w:rPr>
        <w:t>pruning</w:t>
      </w:r>
      <w:proofErr w:type="spellEnd"/>
      <w:r w:rsidR="004A1CCC" w:rsidRPr="6038C3A5">
        <w:rPr>
          <w:rFonts w:eastAsiaTheme="minorEastAsia"/>
          <w:lang w:val="pt-PT"/>
        </w:rPr>
        <w:t xml:space="preserve"> </w:t>
      </w:r>
      <w:r w:rsidR="00867E38" w:rsidRPr="6038C3A5">
        <w:rPr>
          <w:rFonts w:eastAsiaTheme="minorEastAsia"/>
          <w:lang w:val="pt-PT"/>
        </w:rPr>
        <w:t xml:space="preserve">o tamanho das árvores de decisão é reduzido ao remover partes da árvore que </w:t>
      </w:r>
      <w:r w:rsidR="003A6CEF" w:rsidRPr="6038C3A5">
        <w:rPr>
          <w:rFonts w:eastAsiaTheme="minorEastAsia"/>
          <w:lang w:val="pt-PT"/>
        </w:rPr>
        <w:t>são redundantes e não importantes para</w:t>
      </w:r>
      <w:r w:rsidR="00E01296" w:rsidRPr="6038C3A5">
        <w:rPr>
          <w:rFonts w:eastAsiaTheme="minorEastAsia"/>
          <w:lang w:val="pt-PT"/>
        </w:rPr>
        <w:t xml:space="preserve"> aprendizagem, tornando-se assim </w:t>
      </w:r>
      <w:r w:rsidR="00B80017" w:rsidRPr="6038C3A5">
        <w:rPr>
          <w:rFonts w:eastAsiaTheme="minorEastAsia"/>
          <w:lang w:val="pt-PT"/>
        </w:rPr>
        <w:t xml:space="preserve">possível </w:t>
      </w:r>
      <w:r w:rsidR="00EB0D7B" w:rsidRPr="6038C3A5">
        <w:rPr>
          <w:rFonts w:eastAsiaTheme="minorEastAsia"/>
          <w:lang w:val="pt-PT"/>
        </w:rPr>
        <w:t xml:space="preserve">prevenir </w:t>
      </w:r>
      <w:proofErr w:type="spellStart"/>
      <w:r w:rsidR="00EB0D7B" w:rsidRPr="6038C3A5">
        <w:rPr>
          <w:rFonts w:eastAsiaTheme="minorEastAsia"/>
          <w:i/>
          <w:lang w:val="pt-PT"/>
        </w:rPr>
        <w:t>overfitting</w:t>
      </w:r>
      <w:proofErr w:type="spellEnd"/>
      <w:r w:rsidR="00EB0D7B" w:rsidRPr="6038C3A5">
        <w:rPr>
          <w:rFonts w:eastAsiaTheme="minorEastAsia"/>
          <w:lang w:val="pt-PT"/>
        </w:rPr>
        <w:t xml:space="preserve"> do modelo aos dados</w:t>
      </w:r>
      <w:r w:rsidR="00D2653D" w:rsidRPr="6038C3A5">
        <w:rPr>
          <w:rFonts w:eastAsiaTheme="minorEastAsia"/>
          <w:lang w:val="pt-PT"/>
        </w:rPr>
        <w:t xml:space="preserve"> aumentando a precisão da capacidade de previsão.</w:t>
      </w:r>
      <w:r w:rsidR="00D2653D">
        <w:rPr>
          <w:lang w:val="pt-PT"/>
        </w:rPr>
        <w:t xml:space="preserve"> </w:t>
      </w:r>
    </w:p>
    <w:p w14:paraId="3A99A830" w14:textId="77777777" w:rsidR="0068391C" w:rsidRPr="00867E38" w:rsidRDefault="0068391C" w:rsidP="005D0B2C">
      <w:pPr>
        <w:rPr>
          <w:lang w:val="pt-PT"/>
        </w:rPr>
      </w:pPr>
    </w:p>
    <w:p w14:paraId="631A5651" w14:textId="47E0CB78" w:rsidR="00477FAF" w:rsidRDefault="00477FAF" w:rsidP="005D0B2C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2C71261" wp14:editId="3636B811">
            <wp:extent cx="2561961" cy="267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43" cy="270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A04">
        <w:rPr>
          <w:noProof/>
          <w:lang w:val="pt-PT"/>
        </w:rPr>
        <w:t xml:space="preserve">              </w:t>
      </w:r>
      <w:r>
        <w:rPr>
          <w:noProof/>
          <w:lang w:val="pt-PT"/>
        </w:rPr>
        <w:drawing>
          <wp:inline distT="0" distB="0" distL="0" distR="0" wp14:anchorId="279C3C63" wp14:editId="1336F1F7">
            <wp:extent cx="2714120" cy="3468829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484" cy="35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3CC5" w14:textId="4609504E" w:rsidR="00477FAF" w:rsidRDefault="00477FAF" w:rsidP="005D0B2C">
      <w:pPr>
        <w:rPr>
          <w:lang w:val="pt-PT"/>
        </w:rPr>
      </w:pPr>
    </w:p>
    <w:p w14:paraId="5837866E" w14:textId="3C3E2895" w:rsidR="0097150E" w:rsidRDefault="00677BF5" w:rsidP="005D0B2C">
      <w:pPr>
        <w:rPr>
          <w:lang w:val="pt-PT"/>
        </w:rPr>
      </w:pPr>
      <w:r>
        <w:rPr>
          <w:lang w:val="pt-PT"/>
        </w:rPr>
        <w:t xml:space="preserve">Após </w:t>
      </w:r>
      <w:r w:rsidR="0DF4E295" w:rsidRPr="6038C3A5">
        <w:rPr>
          <w:lang w:val="pt-PT"/>
        </w:rPr>
        <w:t>a preparação</w:t>
      </w:r>
      <w:r>
        <w:rPr>
          <w:lang w:val="pt-PT"/>
        </w:rPr>
        <w:t xml:space="preserve"> d</w:t>
      </w:r>
      <w:r w:rsidR="00FC0B14">
        <w:rPr>
          <w:lang w:val="pt-PT"/>
        </w:rPr>
        <w:t>os dados,</w:t>
      </w:r>
      <w:r w:rsidR="00C93D4C">
        <w:rPr>
          <w:lang w:val="pt-PT"/>
        </w:rPr>
        <w:t xml:space="preserve"> o grupo recorreu a </w:t>
      </w:r>
      <w:r w:rsidR="00FC0B14">
        <w:rPr>
          <w:lang w:val="pt-PT"/>
        </w:rPr>
        <w:t xml:space="preserve">duas técnicas de </w:t>
      </w:r>
      <w:proofErr w:type="spellStart"/>
      <w:r w:rsidR="00FC0B14" w:rsidRPr="00C93D4C">
        <w:rPr>
          <w:i/>
          <w:iCs/>
          <w:lang w:val="pt-PT"/>
        </w:rPr>
        <w:t>partitioning</w:t>
      </w:r>
      <w:proofErr w:type="spellEnd"/>
      <w:r w:rsidR="00FC0B14">
        <w:rPr>
          <w:lang w:val="pt-PT"/>
        </w:rPr>
        <w:t>,</w:t>
      </w:r>
      <w:r w:rsidR="00C93D4C">
        <w:rPr>
          <w:lang w:val="pt-PT"/>
        </w:rPr>
        <w:t xml:space="preserve"> o nodo</w:t>
      </w:r>
      <w:r w:rsidR="00C93D4C" w:rsidRPr="00C93D4C">
        <w:rPr>
          <w:i/>
          <w:iCs/>
          <w:lang w:val="pt-PT"/>
        </w:rPr>
        <w:t xml:space="preserve"> </w:t>
      </w:r>
      <w:r w:rsidR="0295E7E2" w:rsidRPr="6038C3A5">
        <w:rPr>
          <w:i/>
          <w:iCs/>
          <w:lang w:val="pt-PT"/>
        </w:rPr>
        <w:t>“</w:t>
      </w:r>
      <w:proofErr w:type="spellStart"/>
      <w:r w:rsidR="00C93D4C" w:rsidRPr="00C93D4C">
        <w:rPr>
          <w:i/>
          <w:iCs/>
          <w:lang w:val="pt-PT"/>
        </w:rPr>
        <w:t>Partitioner</w:t>
      </w:r>
      <w:proofErr w:type="spellEnd"/>
      <w:r w:rsidR="0295E7E2" w:rsidRPr="6038C3A5">
        <w:rPr>
          <w:i/>
          <w:iCs/>
          <w:lang w:val="pt-PT"/>
        </w:rPr>
        <w:t>”</w:t>
      </w:r>
      <w:r w:rsidR="00C93D4C">
        <w:rPr>
          <w:i/>
          <w:iCs/>
          <w:lang w:val="pt-PT"/>
        </w:rPr>
        <w:t xml:space="preserve"> </w:t>
      </w:r>
      <w:r w:rsidR="00C93D4C">
        <w:rPr>
          <w:lang w:val="pt-PT"/>
        </w:rPr>
        <w:t xml:space="preserve">e o nodo </w:t>
      </w:r>
      <w:r w:rsidR="0295E7E2" w:rsidRPr="6038C3A5">
        <w:rPr>
          <w:lang w:val="pt-PT"/>
        </w:rPr>
        <w:t>“</w:t>
      </w:r>
      <w:r w:rsidR="00641FA2" w:rsidRPr="002A258E">
        <w:rPr>
          <w:i/>
          <w:iCs/>
          <w:lang w:val="pt-PT"/>
        </w:rPr>
        <w:t>X-</w:t>
      </w:r>
      <w:proofErr w:type="spellStart"/>
      <w:r w:rsidR="00641FA2" w:rsidRPr="002A258E">
        <w:rPr>
          <w:i/>
          <w:iCs/>
          <w:lang w:val="pt-PT"/>
        </w:rPr>
        <w:t>Partitioner</w:t>
      </w:r>
      <w:proofErr w:type="spellEnd"/>
      <w:r w:rsidR="2A9BD7D9" w:rsidRPr="6038C3A5">
        <w:rPr>
          <w:i/>
          <w:iCs/>
          <w:lang w:val="pt-PT"/>
        </w:rPr>
        <w:t>”</w:t>
      </w:r>
      <w:r w:rsidR="39B00FE5" w:rsidRPr="6038C3A5">
        <w:rPr>
          <w:lang w:val="pt-PT"/>
        </w:rPr>
        <w:t>.</w:t>
      </w:r>
      <w:r w:rsidR="00410103">
        <w:rPr>
          <w:lang w:val="pt-PT"/>
        </w:rPr>
        <w:t xml:space="preserve"> </w:t>
      </w:r>
    </w:p>
    <w:p w14:paraId="708240B5" w14:textId="2656A3FE" w:rsidR="00677BF5" w:rsidRPr="003701D5" w:rsidRDefault="000D4D5C" w:rsidP="005D0B2C">
      <w:pPr>
        <w:rPr>
          <w:rFonts w:eastAsiaTheme="minorEastAsia"/>
          <w:lang w:val="pt-PT"/>
        </w:rPr>
      </w:pPr>
      <w:r w:rsidRPr="6038C3A5">
        <w:rPr>
          <w:rFonts w:eastAsiaTheme="minorEastAsia"/>
          <w:lang w:val="pt-PT"/>
        </w:rPr>
        <w:t xml:space="preserve">O nodo </w:t>
      </w:r>
      <w:r w:rsidR="37B102E3" w:rsidRPr="6038C3A5">
        <w:rPr>
          <w:rFonts w:eastAsiaTheme="minorEastAsia"/>
          <w:lang w:val="pt-PT"/>
        </w:rPr>
        <w:t>“</w:t>
      </w:r>
      <w:proofErr w:type="spellStart"/>
      <w:r w:rsidRPr="6038C3A5">
        <w:rPr>
          <w:rFonts w:eastAsiaTheme="minorEastAsia"/>
          <w:i/>
          <w:lang w:val="pt-PT"/>
        </w:rPr>
        <w:t>Partitioner</w:t>
      </w:r>
      <w:proofErr w:type="spellEnd"/>
      <w:r w:rsidR="37B102E3" w:rsidRPr="6038C3A5">
        <w:rPr>
          <w:rFonts w:eastAsiaTheme="minorEastAsia"/>
          <w:i/>
          <w:iCs/>
          <w:lang w:val="pt-PT"/>
        </w:rPr>
        <w:t>”</w:t>
      </w:r>
      <w:r w:rsidRPr="6038C3A5">
        <w:rPr>
          <w:rFonts w:eastAsiaTheme="minorEastAsia"/>
          <w:lang w:val="pt-PT"/>
        </w:rPr>
        <w:t xml:space="preserve"> </w:t>
      </w:r>
      <w:r w:rsidR="00FF2C8B" w:rsidRPr="6038C3A5">
        <w:rPr>
          <w:rFonts w:eastAsiaTheme="minorEastAsia"/>
          <w:lang w:val="pt-PT"/>
        </w:rPr>
        <w:t xml:space="preserve">divide os dados em </w:t>
      </w:r>
      <w:r w:rsidR="00F01263" w:rsidRPr="6038C3A5">
        <w:rPr>
          <w:rFonts w:eastAsiaTheme="minorEastAsia"/>
          <w:lang w:val="pt-PT"/>
        </w:rPr>
        <w:t>duas partições</w:t>
      </w:r>
      <w:r w:rsidR="00505870" w:rsidRPr="6038C3A5">
        <w:rPr>
          <w:rFonts w:eastAsiaTheme="minorEastAsia"/>
          <w:lang w:val="pt-PT"/>
        </w:rPr>
        <w:t xml:space="preserve">, </w:t>
      </w:r>
      <w:r w:rsidR="001674D5" w:rsidRPr="6038C3A5">
        <w:rPr>
          <w:rFonts w:eastAsiaTheme="minorEastAsia"/>
          <w:lang w:val="pt-PT"/>
        </w:rPr>
        <w:t xml:space="preserve">uma </w:t>
      </w:r>
      <w:r w:rsidR="00AD645E" w:rsidRPr="6038C3A5">
        <w:rPr>
          <w:rFonts w:eastAsiaTheme="minorEastAsia"/>
          <w:lang w:val="pt-PT"/>
        </w:rPr>
        <w:t xml:space="preserve">com 80% dos dados </w:t>
      </w:r>
      <w:r w:rsidR="00EF1AAE" w:rsidRPr="6038C3A5">
        <w:rPr>
          <w:rFonts w:eastAsiaTheme="minorEastAsia"/>
          <w:lang w:val="pt-PT"/>
        </w:rPr>
        <w:t>de forma aleat</w:t>
      </w:r>
      <w:r w:rsidR="00F97715" w:rsidRPr="6038C3A5">
        <w:rPr>
          <w:rFonts w:eastAsiaTheme="minorEastAsia"/>
          <w:lang w:val="pt-PT"/>
        </w:rPr>
        <w:t>ória com recurs</w:t>
      </w:r>
      <w:r w:rsidR="00AF033C" w:rsidRPr="6038C3A5">
        <w:rPr>
          <w:rFonts w:eastAsiaTheme="minorEastAsia"/>
          <w:lang w:val="pt-PT"/>
        </w:rPr>
        <w:t>o a</w:t>
      </w:r>
      <w:r w:rsidR="00F97715" w:rsidRPr="6038C3A5">
        <w:rPr>
          <w:rFonts w:eastAsiaTheme="minorEastAsia"/>
          <w:lang w:val="pt-PT"/>
        </w:rPr>
        <w:t xml:space="preserve"> uma </w:t>
      </w:r>
      <w:proofErr w:type="spellStart"/>
      <w:r w:rsidR="00F97715" w:rsidRPr="6038C3A5">
        <w:rPr>
          <w:rFonts w:eastAsiaTheme="minorEastAsia"/>
          <w:i/>
          <w:lang w:val="pt-PT"/>
        </w:rPr>
        <w:t>random</w:t>
      </w:r>
      <w:proofErr w:type="spellEnd"/>
      <w:r w:rsidR="00F97715" w:rsidRPr="6038C3A5">
        <w:rPr>
          <w:rFonts w:eastAsiaTheme="minorEastAsia"/>
          <w:i/>
          <w:lang w:val="pt-PT"/>
        </w:rPr>
        <w:t xml:space="preserve"> </w:t>
      </w:r>
      <w:proofErr w:type="spellStart"/>
      <w:r w:rsidR="00F97715" w:rsidRPr="6038C3A5">
        <w:rPr>
          <w:rFonts w:eastAsiaTheme="minorEastAsia"/>
          <w:i/>
          <w:lang w:val="pt-PT"/>
        </w:rPr>
        <w:t>seed</w:t>
      </w:r>
      <w:proofErr w:type="spellEnd"/>
      <w:r w:rsidR="00F97715" w:rsidRPr="6038C3A5">
        <w:rPr>
          <w:rFonts w:eastAsiaTheme="minorEastAsia"/>
          <w:lang w:val="pt-PT"/>
        </w:rPr>
        <w:t xml:space="preserve"> </w:t>
      </w:r>
      <w:r w:rsidR="00A96148" w:rsidRPr="6038C3A5">
        <w:rPr>
          <w:rFonts w:eastAsiaTheme="minorEastAsia"/>
          <w:lang w:val="pt-PT"/>
        </w:rPr>
        <w:t xml:space="preserve">que garante </w:t>
      </w:r>
      <w:r w:rsidR="00FA1084" w:rsidRPr="6038C3A5">
        <w:rPr>
          <w:rFonts w:eastAsiaTheme="minorEastAsia"/>
          <w:lang w:val="pt-PT"/>
        </w:rPr>
        <w:t>a possibilidade</w:t>
      </w:r>
      <w:r w:rsidR="000A5DAC" w:rsidRPr="6038C3A5">
        <w:rPr>
          <w:rFonts w:eastAsiaTheme="minorEastAsia"/>
          <w:lang w:val="pt-PT"/>
        </w:rPr>
        <w:t xml:space="preserve"> de refazer as parti</w:t>
      </w:r>
      <w:r w:rsidR="007D2768" w:rsidRPr="6038C3A5">
        <w:rPr>
          <w:rFonts w:eastAsiaTheme="minorEastAsia"/>
          <w:lang w:val="pt-PT"/>
        </w:rPr>
        <w:t>ções</w:t>
      </w:r>
      <w:r w:rsidR="00EA1584" w:rsidRPr="6038C3A5">
        <w:rPr>
          <w:rFonts w:eastAsiaTheme="minorEastAsia"/>
          <w:lang w:val="pt-PT"/>
        </w:rPr>
        <w:t xml:space="preserve"> com</w:t>
      </w:r>
      <w:r w:rsidR="007F43B3" w:rsidRPr="6038C3A5">
        <w:rPr>
          <w:rFonts w:eastAsiaTheme="minorEastAsia"/>
          <w:lang w:val="pt-PT"/>
        </w:rPr>
        <w:t xml:space="preserve"> os mesmos dados, visto que o tamanho </w:t>
      </w:r>
      <w:r w:rsidR="00D632DC" w:rsidRPr="6038C3A5">
        <w:rPr>
          <w:rFonts w:eastAsiaTheme="minorEastAsia"/>
          <w:lang w:val="pt-PT"/>
        </w:rPr>
        <w:t>se mantenha.</w:t>
      </w:r>
      <w:r w:rsidR="0097150E" w:rsidRPr="6038C3A5">
        <w:rPr>
          <w:rFonts w:eastAsiaTheme="minorEastAsia"/>
          <w:lang w:val="pt-PT"/>
        </w:rPr>
        <w:t xml:space="preserve"> A partição com 80% dos dados é então </w:t>
      </w:r>
      <w:r w:rsidR="00703C89" w:rsidRPr="6038C3A5">
        <w:rPr>
          <w:rFonts w:eastAsiaTheme="minorEastAsia"/>
          <w:lang w:val="pt-PT"/>
        </w:rPr>
        <w:t xml:space="preserve">passada para o nodo </w:t>
      </w:r>
      <w:r w:rsidR="4E426597" w:rsidRPr="6038C3A5">
        <w:rPr>
          <w:rFonts w:eastAsiaTheme="minorEastAsia"/>
          <w:lang w:val="pt-PT"/>
        </w:rPr>
        <w:t>“</w:t>
      </w:r>
      <w:proofErr w:type="spellStart"/>
      <w:r w:rsidR="00703C89" w:rsidRPr="6038C3A5">
        <w:rPr>
          <w:rFonts w:eastAsiaTheme="minorEastAsia"/>
          <w:i/>
          <w:lang w:val="pt-PT"/>
        </w:rPr>
        <w:t>Decision</w:t>
      </w:r>
      <w:proofErr w:type="spellEnd"/>
      <w:r w:rsidR="00703C89" w:rsidRPr="6038C3A5">
        <w:rPr>
          <w:rFonts w:eastAsiaTheme="minorEastAsia"/>
          <w:i/>
          <w:lang w:val="pt-PT"/>
        </w:rPr>
        <w:t xml:space="preserve"> </w:t>
      </w:r>
      <w:proofErr w:type="spellStart"/>
      <w:r w:rsidR="00703C89" w:rsidRPr="6038C3A5">
        <w:rPr>
          <w:rFonts w:eastAsiaTheme="minorEastAsia"/>
          <w:i/>
          <w:lang w:val="pt-PT"/>
        </w:rPr>
        <w:t>Tree</w:t>
      </w:r>
      <w:proofErr w:type="spellEnd"/>
      <w:r w:rsidR="00703C89" w:rsidRPr="6038C3A5">
        <w:rPr>
          <w:rFonts w:eastAsiaTheme="minorEastAsia"/>
          <w:i/>
          <w:lang w:val="pt-PT"/>
        </w:rPr>
        <w:t xml:space="preserve"> </w:t>
      </w:r>
      <w:proofErr w:type="spellStart"/>
      <w:r w:rsidR="00703C89" w:rsidRPr="6038C3A5">
        <w:rPr>
          <w:rFonts w:eastAsiaTheme="minorEastAsia"/>
          <w:i/>
          <w:lang w:val="pt-PT"/>
        </w:rPr>
        <w:t>Learner</w:t>
      </w:r>
      <w:proofErr w:type="spellEnd"/>
      <w:r w:rsidR="4E426597" w:rsidRPr="6038C3A5">
        <w:rPr>
          <w:rFonts w:eastAsiaTheme="minorEastAsia"/>
          <w:i/>
          <w:iCs/>
          <w:lang w:val="pt-PT"/>
        </w:rPr>
        <w:t>”</w:t>
      </w:r>
      <w:r w:rsidR="00703C89" w:rsidRPr="6038C3A5">
        <w:rPr>
          <w:rFonts w:eastAsiaTheme="minorEastAsia"/>
          <w:i/>
          <w:lang w:val="pt-PT"/>
        </w:rPr>
        <w:t xml:space="preserve"> </w:t>
      </w:r>
      <w:r w:rsidR="00703C89" w:rsidRPr="6038C3A5">
        <w:rPr>
          <w:rFonts w:eastAsiaTheme="minorEastAsia"/>
          <w:lang w:val="pt-PT"/>
        </w:rPr>
        <w:t>como mencionado anteriormente, e</w:t>
      </w:r>
      <w:r w:rsidR="003701D5" w:rsidRPr="6038C3A5">
        <w:rPr>
          <w:rFonts w:eastAsiaTheme="minorEastAsia"/>
          <w:lang w:val="pt-PT"/>
        </w:rPr>
        <w:t>n</w:t>
      </w:r>
      <w:r w:rsidR="00703C89" w:rsidRPr="6038C3A5">
        <w:rPr>
          <w:rFonts w:eastAsiaTheme="minorEastAsia"/>
          <w:lang w:val="pt-PT"/>
        </w:rPr>
        <w:t xml:space="preserve">quanto </w:t>
      </w:r>
      <w:r w:rsidR="003701D5" w:rsidRPr="6038C3A5">
        <w:rPr>
          <w:rFonts w:eastAsiaTheme="minorEastAsia"/>
          <w:lang w:val="pt-PT"/>
        </w:rPr>
        <w:t xml:space="preserve">o restante dos dados é passado junto com modelo gerado pelo nodo </w:t>
      </w:r>
      <w:r w:rsidR="3A204FB4" w:rsidRPr="6038C3A5">
        <w:rPr>
          <w:rFonts w:eastAsiaTheme="minorEastAsia"/>
          <w:lang w:val="pt-PT"/>
        </w:rPr>
        <w:t>“</w:t>
      </w:r>
      <w:proofErr w:type="spellStart"/>
      <w:r w:rsidR="003701D5" w:rsidRPr="6038C3A5">
        <w:rPr>
          <w:rFonts w:eastAsiaTheme="minorEastAsia"/>
          <w:i/>
          <w:lang w:val="pt-PT"/>
        </w:rPr>
        <w:t>Decision</w:t>
      </w:r>
      <w:proofErr w:type="spellEnd"/>
      <w:r w:rsidR="003701D5" w:rsidRPr="6038C3A5">
        <w:rPr>
          <w:rFonts w:eastAsiaTheme="minorEastAsia"/>
          <w:i/>
          <w:lang w:val="pt-PT"/>
        </w:rPr>
        <w:t xml:space="preserve"> </w:t>
      </w:r>
      <w:proofErr w:type="spellStart"/>
      <w:r w:rsidR="003701D5" w:rsidRPr="6038C3A5">
        <w:rPr>
          <w:rFonts w:eastAsiaTheme="minorEastAsia"/>
          <w:i/>
          <w:lang w:val="pt-PT"/>
        </w:rPr>
        <w:t>Tree</w:t>
      </w:r>
      <w:proofErr w:type="spellEnd"/>
      <w:r w:rsidR="003701D5" w:rsidRPr="6038C3A5">
        <w:rPr>
          <w:rFonts w:eastAsiaTheme="minorEastAsia"/>
          <w:i/>
          <w:lang w:val="pt-PT"/>
        </w:rPr>
        <w:t xml:space="preserve"> </w:t>
      </w:r>
      <w:proofErr w:type="spellStart"/>
      <w:r w:rsidR="003701D5" w:rsidRPr="6038C3A5">
        <w:rPr>
          <w:rFonts w:eastAsiaTheme="minorEastAsia"/>
          <w:i/>
          <w:lang w:val="pt-PT"/>
        </w:rPr>
        <w:t>Learner</w:t>
      </w:r>
      <w:proofErr w:type="spellEnd"/>
      <w:r w:rsidR="3A204FB4" w:rsidRPr="6038C3A5">
        <w:rPr>
          <w:rFonts w:eastAsiaTheme="minorEastAsia"/>
          <w:i/>
          <w:iCs/>
          <w:lang w:val="pt-PT"/>
        </w:rPr>
        <w:t>”</w:t>
      </w:r>
      <w:r w:rsidR="003701D5" w:rsidRPr="6038C3A5">
        <w:rPr>
          <w:rFonts w:eastAsiaTheme="minorEastAsia"/>
          <w:i/>
          <w:lang w:val="pt-PT"/>
        </w:rPr>
        <w:t xml:space="preserve"> </w:t>
      </w:r>
      <w:r w:rsidR="003701D5" w:rsidRPr="6038C3A5">
        <w:rPr>
          <w:rFonts w:eastAsiaTheme="minorEastAsia"/>
          <w:lang w:val="pt-PT"/>
        </w:rPr>
        <w:t xml:space="preserve">para o nodo </w:t>
      </w:r>
      <w:r w:rsidR="3A204FB4" w:rsidRPr="6038C3A5">
        <w:rPr>
          <w:rFonts w:eastAsiaTheme="minorEastAsia"/>
          <w:lang w:val="pt-PT"/>
        </w:rPr>
        <w:t>“</w:t>
      </w:r>
      <w:proofErr w:type="spellStart"/>
      <w:r w:rsidR="008A19F1" w:rsidRPr="6038C3A5">
        <w:rPr>
          <w:rFonts w:eastAsiaTheme="minorEastAsia"/>
          <w:i/>
          <w:lang w:val="pt-PT"/>
        </w:rPr>
        <w:t>Decision</w:t>
      </w:r>
      <w:proofErr w:type="spellEnd"/>
      <w:r w:rsidR="008A19F1" w:rsidRPr="6038C3A5">
        <w:rPr>
          <w:rFonts w:eastAsiaTheme="minorEastAsia"/>
          <w:i/>
          <w:lang w:val="pt-PT"/>
        </w:rPr>
        <w:t xml:space="preserve"> </w:t>
      </w:r>
      <w:proofErr w:type="spellStart"/>
      <w:r w:rsidR="008A19F1" w:rsidRPr="6038C3A5">
        <w:rPr>
          <w:rFonts w:eastAsiaTheme="minorEastAsia"/>
          <w:i/>
          <w:lang w:val="pt-PT"/>
        </w:rPr>
        <w:t>Tree</w:t>
      </w:r>
      <w:proofErr w:type="spellEnd"/>
      <w:r w:rsidR="008A19F1" w:rsidRPr="6038C3A5">
        <w:rPr>
          <w:rFonts w:eastAsiaTheme="minorEastAsia"/>
          <w:i/>
          <w:lang w:val="pt-PT"/>
        </w:rPr>
        <w:t xml:space="preserve"> </w:t>
      </w:r>
      <w:proofErr w:type="spellStart"/>
      <w:r w:rsidR="008A19F1" w:rsidRPr="6038C3A5">
        <w:rPr>
          <w:rFonts w:eastAsiaTheme="minorEastAsia"/>
          <w:i/>
          <w:lang w:val="pt-PT"/>
        </w:rPr>
        <w:t>Predictor</w:t>
      </w:r>
      <w:proofErr w:type="spellEnd"/>
      <w:r w:rsidR="008A19F1" w:rsidRPr="6038C3A5">
        <w:rPr>
          <w:rFonts w:eastAsiaTheme="minorEastAsia"/>
          <w:lang w:val="pt-PT"/>
        </w:rPr>
        <w:t xml:space="preserve"> </w:t>
      </w:r>
      <w:r w:rsidR="0F6C1566" w:rsidRPr="6038C3A5">
        <w:rPr>
          <w:rFonts w:eastAsiaTheme="minorEastAsia"/>
          <w:lang w:val="pt-PT"/>
        </w:rPr>
        <w:t>“</w:t>
      </w:r>
      <w:r w:rsidR="008A19F1" w:rsidRPr="6038C3A5">
        <w:rPr>
          <w:rFonts w:eastAsiaTheme="minorEastAsia"/>
          <w:lang w:val="pt-PT"/>
        </w:rPr>
        <w:t xml:space="preserve">que testa o modelo </w:t>
      </w:r>
      <w:r w:rsidR="00C60009" w:rsidRPr="6038C3A5">
        <w:rPr>
          <w:rFonts w:eastAsiaTheme="minorEastAsia"/>
          <w:lang w:val="pt-PT"/>
        </w:rPr>
        <w:t>utilizando os dados recebidos.</w:t>
      </w:r>
    </w:p>
    <w:p w14:paraId="53047728" w14:textId="6622DC83" w:rsidR="00AC1407" w:rsidRDefault="001674D5" w:rsidP="005D0B2C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272839A" wp14:editId="32C29F7A">
            <wp:extent cx="4826248" cy="38864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FE30" w14:textId="4BB5FA34" w:rsidR="00605C28" w:rsidRDefault="00692004" w:rsidP="005D0B2C">
      <w:pPr>
        <w:rPr>
          <w:rFonts w:eastAsiaTheme="minorEastAsia"/>
          <w:lang w:val="pt-PT"/>
        </w:rPr>
      </w:pPr>
      <w:r w:rsidRPr="6038C3A5">
        <w:rPr>
          <w:rFonts w:eastAsiaTheme="minorEastAsia"/>
          <w:lang w:val="pt-PT"/>
        </w:rPr>
        <w:t>Já o nodo</w:t>
      </w:r>
      <w:r w:rsidR="00605C28" w:rsidRPr="6038C3A5">
        <w:rPr>
          <w:rFonts w:eastAsiaTheme="minorEastAsia"/>
          <w:lang w:val="pt-PT"/>
        </w:rPr>
        <w:t xml:space="preserve"> </w:t>
      </w:r>
      <w:r w:rsidR="25BFC9D5" w:rsidRPr="6038C3A5">
        <w:rPr>
          <w:rFonts w:eastAsiaTheme="minorEastAsia"/>
          <w:lang w:val="pt-PT"/>
        </w:rPr>
        <w:t>“</w:t>
      </w:r>
      <w:r w:rsidR="00605C28" w:rsidRPr="6038C3A5">
        <w:rPr>
          <w:rFonts w:eastAsiaTheme="minorEastAsia"/>
          <w:i/>
          <w:lang w:val="pt-PT"/>
        </w:rPr>
        <w:t>X</w:t>
      </w:r>
      <w:r w:rsidR="00925B3D" w:rsidRPr="6038C3A5">
        <w:rPr>
          <w:rFonts w:eastAsiaTheme="minorEastAsia"/>
          <w:i/>
          <w:lang w:val="pt-PT"/>
        </w:rPr>
        <w:t>-</w:t>
      </w:r>
      <w:proofErr w:type="spellStart"/>
      <w:r w:rsidRPr="6038C3A5">
        <w:rPr>
          <w:rFonts w:eastAsiaTheme="minorEastAsia"/>
          <w:i/>
          <w:lang w:val="pt-PT"/>
        </w:rPr>
        <w:t>Partitioner</w:t>
      </w:r>
      <w:proofErr w:type="spellEnd"/>
      <w:r w:rsidR="79FF187D" w:rsidRPr="6038C3A5">
        <w:rPr>
          <w:rFonts w:eastAsiaTheme="minorEastAsia"/>
          <w:i/>
          <w:iCs/>
          <w:lang w:val="pt-PT"/>
        </w:rPr>
        <w:t>”</w:t>
      </w:r>
      <w:r w:rsidR="79FF187D" w:rsidRPr="6038C3A5">
        <w:rPr>
          <w:rFonts w:eastAsiaTheme="minorEastAsia"/>
          <w:lang w:val="pt-PT"/>
        </w:rPr>
        <w:t>,</w:t>
      </w:r>
      <w:r w:rsidR="001446AA" w:rsidRPr="6038C3A5">
        <w:rPr>
          <w:rFonts w:eastAsiaTheme="minorEastAsia"/>
          <w:lang w:val="pt-PT"/>
        </w:rPr>
        <w:t xml:space="preserve"> efetua a </w:t>
      </w:r>
      <w:r w:rsidR="006C5363" w:rsidRPr="6038C3A5">
        <w:rPr>
          <w:rFonts w:eastAsiaTheme="minorEastAsia"/>
          <w:lang w:val="pt-PT"/>
        </w:rPr>
        <w:t xml:space="preserve">validação </w:t>
      </w:r>
      <w:r w:rsidR="00CF01E7" w:rsidRPr="6038C3A5">
        <w:rPr>
          <w:rFonts w:eastAsiaTheme="minorEastAsia"/>
          <w:lang w:val="pt-PT"/>
        </w:rPr>
        <w:t>por cruzamento de dados</w:t>
      </w:r>
      <w:r w:rsidR="002E0BC4" w:rsidRPr="6038C3A5">
        <w:rPr>
          <w:rFonts w:eastAsiaTheme="minorEastAsia"/>
          <w:lang w:val="pt-PT"/>
        </w:rPr>
        <w:t xml:space="preserve">, </w:t>
      </w:r>
      <w:r w:rsidR="007836C0" w:rsidRPr="6038C3A5">
        <w:rPr>
          <w:rFonts w:eastAsiaTheme="minorEastAsia"/>
          <w:lang w:val="pt-PT"/>
        </w:rPr>
        <w:t>dividindo</w:t>
      </w:r>
      <w:r w:rsidR="004C1094" w:rsidRPr="6038C3A5">
        <w:rPr>
          <w:rFonts w:eastAsiaTheme="minorEastAsia"/>
          <w:lang w:val="pt-PT"/>
        </w:rPr>
        <w:t xml:space="preserve"> o conjunto de dados em </w:t>
      </w:r>
      <w:r w:rsidR="007353FB" w:rsidRPr="6038C3A5">
        <w:rPr>
          <w:rFonts w:eastAsiaTheme="minorEastAsia"/>
          <w:i/>
          <w:lang w:val="pt-PT"/>
        </w:rPr>
        <w:t xml:space="preserve">k </w:t>
      </w:r>
      <w:proofErr w:type="spellStart"/>
      <w:r w:rsidR="007353FB" w:rsidRPr="6038C3A5">
        <w:rPr>
          <w:rFonts w:eastAsiaTheme="minorEastAsia"/>
          <w:i/>
          <w:lang w:val="pt-PT"/>
        </w:rPr>
        <w:t>folds</w:t>
      </w:r>
      <w:proofErr w:type="spellEnd"/>
      <w:r w:rsidR="002A4C56" w:rsidRPr="6038C3A5">
        <w:rPr>
          <w:rFonts w:eastAsiaTheme="minorEastAsia"/>
          <w:lang w:val="pt-PT"/>
        </w:rPr>
        <w:t>,</w:t>
      </w:r>
      <w:r w:rsidR="00297D23" w:rsidRPr="6038C3A5">
        <w:rPr>
          <w:rFonts w:eastAsiaTheme="minorEastAsia"/>
          <w:lang w:val="pt-PT"/>
        </w:rPr>
        <w:t xml:space="preserve"> </w:t>
      </w:r>
      <w:r w:rsidR="00D96068" w:rsidRPr="6038C3A5">
        <w:rPr>
          <w:rFonts w:eastAsiaTheme="minorEastAsia"/>
          <w:lang w:val="pt-PT"/>
        </w:rPr>
        <w:t>onde durante</w:t>
      </w:r>
      <w:r w:rsidR="00D96068" w:rsidRPr="6038C3A5">
        <w:rPr>
          <w:rFonts w:eastAsiaTheme="minorEastAsia"/>
          <w:i/>
          <w:lang w:val="pt-PT"/>
        </w:rPr>
        <w:t xml:space="preserve"> </w:t>
      </w:r>
      <w:r w:rsidR="002C0EC6" w:rsidRPr="6038C3A5">
        <w:rPr>
          <w:rFonts w:eastAsiaTheme="minorEastAsia"/>
          <w:i/>
          <w:lang w:val="pt-PT"/>
        </w:rPr>
        <w:t>k</w:t>
      </w:r>
      <w:r w:rsidR="002C0EC6" w:rsidRPr="6038C3A5">
        <w:rPr>
          <w:rFonts w:eastAsiaTheme="minorEastAsia"/>
          <w:lang w:val="pt-PT"/>
        </w:rPr>
        <w:t xml:space="preserve"> interações</w:t>
      </w:r>
      <w:r w:rsidR="00F61779" w:rsidRPr="6038C3A5">
        <w:rPr>
          <w:rFonts w:eastAsiaTheme="minorEastAsia"/>
          <w:lang w:val="pt-PT"/>
        </w:rPr>
        <w:t xml:space="preserve"> e</w:t>
      </w:r>
      <w:r w:rsidR="00795937" w:rsidRPr="6038C3A5">
        <w:rPr>
          <w:rFonts w:eastAsiaTheme="minorEastAsia"/>
          <w:lang w:val="pt-PT"/>
        </w:rPr>
        <w:t xml:space="preserve"> em cada intera</w:t>
      </w:r>
      <w:r w:rsidR="00A7545A" w:rsidRPr="6038C3A5">
        <w:rPr>
          <w:rFonts w:eastAsiaTheme="minorEastAsia"/>
          <w:lang w:val="pt-PT"/>
        </w:rPr>
        <w:t xml:space="preserve">ção são utilizadas </w:t>
      </w:r>
      <w:r w:rsidR="00A7545A" w:rsidRPr="6038C3A5">
        <w:rPr>
          <w:rFonts w:eastAsiaTheme="minorEastAsia"/>
          <w:i/>
          <w:lang w:val="pt-PT"/>
        </w:rPr>
        <w:t>k</w:t>
      </w:r>
      <w:r w:rsidR="00A7545A" w:rsidRPr="6038C3A5">
        <w:rPr>
          <w:rFonts w:eastAsiaTheme="minorEastAsia"/>
          <w:lang w:val="pt-PT"/>
        </w:rPr>
        <w:t xml:space="preserve">-1 </w:t>
      </w:r>
      <w:proofErr w:type="spellStart"/>
      <w:r w:rsidR="00A7545A" w:rsidRPr="6038C3A5">
        <w:rPr>
          <w:rFonts w:eastAsiaTheme="minorEastAsia"/>
          <w:i/>
          <w:lang w:val="pt-PT"/>
        </w:rPr>
        <w:t>folds</w:t>
      </w:r>
      <w:proofErr w:type="spellEnd"/>
      <w:r w:rsidR="00A7545A" w:rsidRPr="6038C3A5">
        <w:rPr>
          <w:rFonts w:eastAsiaTheme="minorEastAsia"/>
          <w:lang w:val="pt-PT"/>
        </w:rPr>
        <w:t xml:space="preserve"> </w:t>
      </w:r>
      <w:r w:rsidR="00E62CC0" w:rsidRPr="6038C3A5">
        <w:rPr>
          <w:rFonts w:eastAsiaTheme="minorEastAsia"/>
          <w:lang w:val="pt-PT"/>
        </w:rPr>
        <w:t>para</w:t>
      </w:r>
      <w:r w:rsidR="00DF168A" w:rsidRPr="6038C3A5">
        <w:rPr>
          <w:rFonts w:eastAsiaTheme="minorEastAsia"/>
          <w:lang w:val="pt-PT"/>
        </w:rPr>
        <w:t xml:space="preserve"> treino e </w:t>
      </w:r>
      <w:r w:rsidR="005A6583" w:rsidRPr="6038C3A5">
        <w:rPr>
          <w:rFonts w:eastAsiaTheme="minorEastAsia"/>
          <w:lang w:val="pt-PT"/>
        </w:rPr>
        <w:t xml:space="preserve">1 para </w:t>
      </w:r>
      <w:r w:rsidR="001E38F5" w:rsidRPr="6038C3A5">
        <w:rPr>
          <w:rFonts w:eastAsiaTheme="minorEastAsia"/>
          <w:lang w:val="pt-PT"/>
        </w:rPr>
        <w:t>teste</w:t>
      </w:r>
      <w:r w:rsidR="003A1547" w:rsidRPr="6038C3A5">
        <w:rPr>
          <w:rFonts w:eastAsiaTheme="minorEastAsia"/>
          <w:lang w:val="pt-PT"/>
        </w:rPr>
        <w:t>, neste caso em concreto o valor de</w:t>
      </w:r>
      <w:r w:rsidR="003A1547" w:rsidRPr="6038C3A5">
        <w:rPr>
          <w:rFonts w:eastAsiaTheme="minorEastAsia"/>
          <w:i/>
          <w:lang w:val="pt-PT"/>
        </w:rPr>
        <w:t xml:space="preserve"> </w:t>
      </w:r>
      <w:proofErr w:type="gramStart"/>
      <w:r w:rsidR="003A1547" w:rsidRPr="6038C3A5">
        <w:rPr>
          <w:rFonts w:eastAsiaTheme="minorEastAsia"/>
          <w:i/>
          <w:lang w:val="pt-PT"/>
        </w:rPr>
        <w:t>k</w:t>
      </w:r>
      <w:proofErr w:type="gramEnd"/>
      <w:r w:rsidR="003A1547" w:rsidRPr="6038C3A5">
        <w:rPr>
          <w:rFonts w:eastAsiaTheme="minorEastAsia"/>
          <w:lang w:val="pt-PT"/>
        </w:rPr>
        <w:t xml:space="preserve"> é 15</w:t>
      </w:r>
      <w:r w:rsidR="00CD4E3A" w:rsidRPr="6038C3A5">
        <w:rPr>
          <w:rFonts w:eastAsiaTheme="minorEastAsia"/>
          <w:lang w:val="pt-PT"/>
        </w:rPr>
        <w:t>, ver figura abaixo para a configuração do nodo</w:t>
      </w:r>
      <w:r w:rsidR="003A1547" w:rsidRPr="6038C3A5">
        <w:rPr>
          <w:rFonts w:eastAsiaTheme="minorEastAsia"/>
          <w:lang w:val="pt-PT"/>
        </w:rPr>
        <w:t>.</w:t>
      </w:r>
    </w:p>
    <w:p w14:paraId="7D043A90" w14:textId="17AE8B5D" w:rsidR="003A1547" w:rsidRPr="00C93D4C" w:rsidRDefault="003A1547" w:rsidP="005D0B2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E253BD0" wp14:editId="2273B216">
            <wp:extent cx="3594100" cy="2535123"/>
            <wp:effectExtent l="0" t="0" r="635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414" cy="25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8964" w14:textId="41218CDA" w:rsidR="000533DC" w:rsidRDefault="00D11CA0" w:rsidP="00D11CA0">
      <w:pPr>
        <w:pStyle w:val="Heading3"/>
        <w:rPr>
          <w:lang w:val="pt-PT"/>
        </w:rPr>
      </w:pPr>
      <w:bookmarkStart w:id="40" w:name="_Toc102753353"/>
      <w:r>
        <w:rPr>
          <w:lang w:val="pt-PT"/>
        </w:rPr>
        <w:t xml:space="preserve">Modelo </w:t>
      </w:r>
      <w:r w:rsidR="004D11F0">
        <w:rPr>
          <w:lang w:val="pt-PT"/>
        </w:rPr>
        <w:t>com redes neur</w:t>
      </w:r>
      <w:r w:rsidR="001E14D7">
        <w:rPr>
          <w:lang w:val="pt-PT"/>
        </w:rPr>
        <w:t>onais</w:t>
      </w:r>
      <w:bookmarkEnd w:id="40"/>
    </w:p>
    <w:p w14:paraId="16D1F5E9" w14:textId="6CA74C39" w:rsidR="001E14D7" w:rsidRDefault="00BE383B" w:rsidP="6038C3A5">
      <w:pPr>
        <w:jc w:val="both"/>
        <w:rPr>
          <w:rFonts w:eastAsiaTheme="minorEastAsia"/>
          <w:lang w:val="pt-PT"/>
        </w:rPr>
      </w:pPr>
      <w:r w:rsidRPr="6038C3A5">
        <w:rPr>
          <w:rFonts w:eastAsiaTheme="minorEastAsia"/>
          <w:lang w:val="pt-PT"/>
        </w:rPr>
        <w:t>Uma Rede Neuronal</w:t>
      </w:r>
      <w:r w:rsidR="0043512B" w:rsidRPr="6038C3A5">
        <w:rPr>
          <w:rFonts w:eastAsiaTheme="minorEastAsia"/>
          <w:lang w:val="pt-PT"/>
        </w:rPr>
        <w:t xml:space="preserve"> Artificial </w:t>
      </w:r>
      <w:r w:rsidR="00105A55" w:rsidRPr="6038C3A5">
        <w:rPr>
          <w:rFonts w:eastAsiaTheme="minorEastAsia"/>
          <w:lang w:val="pt-PT"/>
        </w:rPr>
        <w:t>é um sistema computacional</w:t>
      </w:r>
      <w:r w:rsidR="007477F6" w:rsidRPr="6038C3A5">
        <w:rPr>
          <w:rFonts w:eastAsiaTheme="minorEastAsia"/>
          <w:lang w:val="pt-PT"/>
        </w:rPr>
        <w:t xml:space="preserve"> de base </w:t>
      </w:r>
      <w:proofErr w:type="spellStart"/>
      <w:r w:rsidR="007477F6" w:rsidRPr="6038C3A5">
        <w:rPr>
          <w:rFonts w:eastAsiaTheme="minorEastAsia"/>
          <w:lang w:val="pt-PT"/>
        </w:rPr>
        <w:t>conexionista</w:t>
      </w:r>
      <w:proofErr w:type="spellEnd"/>
      <w:r w:rsidR="007477F6" w:rsidRPr="6038C3A5">
        <w:rPr>
          <w:rFonts w:eastAsiaTheme="minorEastAsia"/>
          <w:lang w:val="pt-PT"/>
        </w:rPr>
        <w:t xml:space="preserve"> inspirado no</w:t>
      </w:r>
      <w:r w:rsidR="003E5400" w:rsidRPr="6038C3A5">
        <w:rPr>
          <w:rFonts w:eastAsiaTheme="minorEastAsia"/>
          <w:lang w:val="pt-PT"/>
        </w:rPr>
        <w:t xml:space="preserve"> </w:t>
      </w:r>
      <w:r w:rsidR="00D02E93" w:rsidRPr="6038C3A5">
        <w:rPr>
          <w:rFonts w:eastAsiaTheme="minorEastAsia"/>
          <w:lang w:val="pt-PT"/>
        </w:rPr>
        <w:t>sistema nervoso central dos seres humanos</w:t>
      </w:r>
      <w:r w:rsidR="005E08F0" w:rsidRPr="6038C3A5">
        <w:rPr>
          <w:rFonts w:eastAsiaTheme="minorEastAsia"/>
          <w:lang w:val="pt-PT"/>
        </w:rPr>
        <w:t>,</w:t>
      </w:r>
      <w:r w:rsidR="006F11B7" w:rsidRPr="6038C3A5">
        <w:rPr>
          <w:rFonts w:eastAsiaTheme="minorEastAsia"/>
          <w:lang w:val="pt-PT"/>
        </w:rPr>
        <w:t xml:space="preserve"> definido por uma estrutura </w:t>
      </w:r>
      <w:r w:rsidR="00401D7B" w:rsidRPr="6038C3A5">
        <w:rPr>
          <w:rFonts w:eastAsiaTheme="minorEastAsia"/>
          <w:lang w:val="pt-PT"/>
        </w:rPr>
        <w:t>interligada de unidades computacionais</w:t>
      </w:r>
      <w:r w:rsidR="00043DF3" w:rsidRPr="6038C3A5">
        <w:rPr>
          <w:rFonts w:eastAsiaTheme="minorEastAsia"/>
          <w:lang w:val="pt-PT"/>
        </w:rPr>
        <w:t xml:space="preserve"> com capacidade de aprendizagem</w:t>
      </w:r>
      <w:r w:rsidR="00BE2B84" w:rsidRPr="6038C3A5">
        <w:rPr>
          <w:rFonts w:eastAsiaTheme="minorEastAsia"/>
          <w:lang w:val="pt-PT"/>
        </w:rPr>
        <w:t>, tais unidades são designadas neur</w:t>
      </w:r>
      <w:r w:rsidR="005A408B" w:rsidRPr="6038C3A5">
        <w:rPr>
          <w:rFonts w:eastAsiaTheme="minorEastAsia"/>
          <w:lang w:val="pt-PT"/>
        </w:rPr>
        <w:t>ónios.</w:t>
      </w:r>
      <w:r w:rsidR="00393221" w:rsidRPr="6038C3A5">
        <w:rPr>
          <w:rFonts w:eastAsiaTheme="minorEastAsia"/>
          <w:lang w:val="pt-PT"/>
        </w:rPr>
        <w:t xml:space="preserve"> Redes neuronais podem ser construídas de acordo com 3 tipos de arquitetura distintos, para este </w:t>
      </w:r>
      <w:r w:rsidR="00DB7943" w:rsidRPr="6038C3A5">
        <w:rPr>
          <w:rFonts w:eastAsiaTheme="minorEastAsia"/>
          <w:lang w:val="pt-PT"/>
        </w:rPr>
        <w:t xml:space="preserve">modelo foi escolhido a </w:t>
      </w:r>
      <w:r w:rsidR="00E80D2F" w:rsidRPr="6038C3A5">
        <w:rPr>
          <w:rFonts w:eastAsiaTheme="minorEastAsia"/>
          <w:lang w:val="pt-PT"/>
        </w:rPr>
        <w:t>arquitetura</w:t>
      </w:r>
      <w:r w:rsidR="00034BEB" w:rsidRPr="6038C3A5">
        <w:rPr>
          <w:rFonts w:eastAsiaTheme="minorEastAsia"/>
          <w:lang w:val="pt-PT"/>
        </w:rPr>
        <w:t xml:space="preserve"> </w:t>
      </w:r>
      <w:proofErr w:type="spellStart"/>
      <w:r w:rsidR="00034BEB" w:rsidRPr="6038C3A5">
        <w:rPr>
          <w:rFonts w:eastAsiaTheme="minorEastAsia"/>
          <w:i/>
          <w:lang w:val="pt-PT"/>
        </w:rPr>
        <w:t>Feed-Foward</w:t>
      </w:r>
      <w:proofErr w:type="spellEnd"/>
      <w:r w:rsidR="00CC3F8F" w:rsidRPr="6038C3A5">
        <w:rPr>
          <w:rFonts w:eastAsiaTheme="minorEastAsia"/>
          <w:lang w:val="pt-PT"/>
        </w:rPr>
        <w:t xml:space="preserve"> multicamada</w:t>
      </w:r>
      <w:r w:rsidR="005C1F71" w:rsidRPr="6038C3A5">
        <w:rPr>
          <w:rFonts w:eastAsiaTheme="minorEastAsia"/>
          <w:lang w:val="pt-PT"/>
        </w:rPr>
        <w:t xml:space="preserve">, arquitetura </w:t>
      </w:r>
      <w:r w:rsidR="000B6146" w:rsidRPr="6038C3A5">
        <w:rPr>
          <w:rFonts w:eastAsiaTheme="minorEastAsia"/>
          <w:lang w:val="pt-PT"/>
        </w:rPr>
        <w:t xml:space="preserve">organizada </w:t>
      </w:r>
      <w:r w:rsidR="00E45D26" w:rsidRPr="6038C3A5">
        <w:rPr>
          <w:rFonts w:eastAsiaTheme="minorEastAsia"/>
          <w:lang w:val="pt-PT"/>
        </w:rPr>
        <w:t>por camadas</w:t>
      </w:r>
      <w:r w:rsidR="00244146" w:rsidRPr="6038C3A5">
        <w:rPr>
          <w:rFonts w:eastAsiaTheme="minorEastAsia"/>
          <w:lang w:val="pt-PT"/>
        </w:rPr>
        <w:t xml:space="preserve">, podendo </w:t>
      </w:r>
      <w:r w:rsidR="00244146" w:rsidRPr="6038C3A5">
        <w:rPr>
          <w:rFonts w:eastAsiaTheme="minorEastAsia"/>
          <w:lang w:val="pt-PT"/>
        </w:rPr>
        <w:lastRenderedPageBreak/>
        <w:t>possuir 1 ou mais camadas intermédias</w:t>
      </w:r>
      <w:r w:rsidR="0044490E" w:rsidRPr="6038C3A5">
        <w:rPr>
          <w:rFonts w:eastAsiaTheme="minorEastAsia"/>
          <w:lang w:val="pt-PT"/>
        </w:rPr>
        <w:t>, com conexões unidirecionais</w:t>
      </w:r>
      <w:r w:rsidR="00244146" w:rsidRPr="6038C3A5">
        <w:rPr>
          <w:rFonts w:eastAsiaTheme="minorEastAsia"/>
          <w:lang w:val="pt-PT"/>
        </w:rPr>
        <w:t>,</w:t>
      </w:r>
      <w:r w:rsidR="0044490E" w:rsidRPr="6038C3A5">
        <w:rPr>
          <w:rFonts w:eastAsiaTheme="minorEastAsia"/>
          <w:lang w:val="pt-PT"/>
        </w:rPr>
        <w:t xml:space="preserve"> a cada camada adicional maior é </w:t>
      </w:r>
      <w:r w:rsidR="00244146" w:rsidRPr="6038C3A5">
        <w:rPr>
          <w:rFonts w:eastAsiaTheme="minorEastAsia"/>
          <w:lang w:val="pt-PT"/>
        </w:rPr>
        <w:t xml:space="preserve">a capacidade da rede em modelar funções de </w:t>
      </w:r>
      <w:r w:rsidR="009C026D" w:rsidRPr="6038C3A5">
        <w:rPr>
          <w:rFonts w:eastAsiaTheme="minorEastAsia"/>
          <w:lang w:val="pt-PT"/>
        </w:rPr>
        <w:t xml:space="preserve">maior </w:t>
      </w:r>
      <w:r w:rsidR="00BC1BBE" w:rsidRPr="6038C3A5">
        <w:rPr>
          <w:rFonts w:eastAsiaTheme="minorEastAsia"/>
          <w:lang w:val="pt-PT"/>
        </w:rPr>
        <w:t>complexidade</w:t>
      </w:r>
      <w:r w:rsidR="0044490E" w:rsidRPr="6038C3A5">
        <w:rPr>
          <w:rFonts w:eastAsiaTheme="minorEastAsia"/>
          <w:lang w:val="pt-PT"/>
        </w:rPr>
        <w:t>.</w:t>
      </w:r>
    </w:p>
    <w:p w14:paraId="47EE0325" w14:textId="0DC8D7DD" w:rsidR="0044490E" w:rsidRDefault="002A5BAA" w:rsidP="6038C3A5">
      <w:pPr>
        <w:jc w:val="both"/>
        <w:rPr>
          <w:rFonts w:eastAsiaTheme="minorEastAsia"/>
          <w:lang w:val="pt-PT"/>
        </w:rPr>
      </w:pPr>
      <w:r w:rsidRPr="6038C3A5">
        <w:rPr>
          <w:rFonts w:eastAsiaTheme="minorEastAsia"/>
          <w:lang w:val="pt-PT"/>
        </w:rPr>
        <w:t>O</w:t>
      </w:r>
      <w:r w:rsidR="00BF755D" w:rsidRPr="6038C3A5">
        <w:rPr>
          <w:rFonts w:eastAsiaTheme="minorEastAsia"/>
          <w:lang w:val="pt-PT"/>
        </w:rPr>
        <w:t xml:space="preserve">s dados são </w:t>
      </w:r>
      <w:r w:rsidR="00A261AB" w:rsidRPr="6038C3A5">
        <w:rPr>
          <w:rFonts w:eastAsiaTheme="minorEastAsia"/>
          <w:lang w:val="pt-PT"/>
        </w:rPr>
        <w:t xml:space="preserve">particionados com o nodo </w:t>
      </w:r>
      <w:r w:rsidR="1856FBB3" w:rsidRPr="6038C3A5">
        <w:rPr>
          <w:rFonts w:eastAsiaTheme="minorEastAsia"/>
          <w:lang w:val="pt-PT"/>
        </w:rPr>
        <w:t>“</w:t>
      </w:r>
      <w:proofErr w:type="spellStart"/>
      <w:r w:rsidR="00A261AB" w:rsidRPr="6038C3A5">
        <w:rPr>
          <w:rFonts w:eastAsiaTheme="minorEastAsia"/>
          <w:i/>
          <w:lang w:val="pt-PT"/>
        </w:rPr>
        <w:t>Partitioner</w:t>
      </w:r>
      <w:proofErr w:type="spellEnd"/>
      <w:r w:rsidR="1856FBB3" w:rsidRPr="6038C3A5">
        <w:rPr>
          <w:rFonts w:eastAsiaTheme="minorEastAsia"/>
          <w:i/>
          <w:iCs/>
          <w:lang w:val="pt-PT"/>
        </w:rPr>
        <w:t>”</w:t>
      </w:r>
      <w:r w:rsidR="00A261AB" w:rsidRPr="6038C3A5">
        <w:rPr>
          <w:rFonts w:eastAsiaTheme="minorEastAsia"/>
          <w:lang w:val="pt-PT"/>
        </w:rPr>
        <w:t xml:space="preserve"> já previamente explicado, devido </w:t>
      </w:r>
      <w:r w:rsidR="00D67D21" w:rsidRPr="6038C3A5">
        <w:rPr>
          <w:rFonts w:eastAsiaTheme="minorEastAsia"/>
          <w:lang w:val="pt-PT"/>
        </w:rPr>
        <w:t>a s</w:t>
      </w:r>
      <w:r w:rsidR="000D51A5" w:rsidRPr="6038C3A5">
        <w:rPr>
          <w:rFonts w:eastAsiaTheme="minorEastAsia"/>
          <w:lang w:val="pt-PT"/>
        </w:rPr>
        <w:t xml:space="preserve">implicidade deste tipo </w:t>
      </w:r>
      <w:r w:rsidR="00E32930" w:rsidRPr="6038C3A5">
        <w:rPr>
          <w:rFonts w:eastAsiaTheme="minorEastAsia"/>
          <w:lang w:val="pt-PT"/>
        </w:rPr>
        <w:t xml:space="preserve">de validação tendo em vista o aumento na complexidade da técnica de </w:t>
      </w:r>
      <w:r w:rsidR="00BF2086" w:rsidRPr="6038C3A5">
        <w:rPr>
          <w:rFonts w:eastAsiaTheme="minorEastAsia"/>
          <w:lang w:val="pt-PT"/>
        </w:rPr>
        <w:t xml:space="preserve">aprendizagem, o nodo é configurado de forma </w:t>
      </w:r>
      <w:r w:rsidR="00903FB9" w:rsidRPr="6038C3A5">
        <w:rPr>
          <w:rFonts w:eastAsiaTheme="minorEastAsia"/>
          <w:lang w:val="pt-PT"/>
        </w:rPr>
        <w:t>semelhante ao modelo anterior</w:t>
      </w:r>
      <w:r w:rsidR="00BF2086" w:rsidRPr="6038C3A5">
        <w:rPr>
          <w:rFonts w:eastAsiaTheme="minorEastAsia"/>
          <w:lang w:val="pt-PT"/>
        </w:rPr>
        <w:t xml:space="preserve">. </w:t>
      </w:r>
    </w:p>
    <w:p w14:paraId="21989CBD" w14:textId="7215402E" w:rsidR="008F3810" w:rsidRPr="002D67AF" w:rsidRDefault="008F3810" w:rsidP="6038C3A5">
      <w:pPr>
        <w:jc w:val="both"/>
        <w:rPr>
          <w:rFonts w:eastAsiaTheme="minorEastAsia"/>
          <w:lang w:val="pt-PT"/>
        </w:rPr>
      </w:pPr>
      <w:r w:rsidRPr="6038C3A5">
        <w:rPr>
          <w:rFonts w:eastAsiaTheme="minorEastAsia"/>
          <w:lang w:val="pt-PT"/>
        </w:rPr>
        <w:t xml:space="preserve">O nodo </w:t>
      </w:r>
      <w:r w:rsidR="3203DC57" w:rsidRPr="6038C3A5">
        <w:rPr>
          <w:rFonts w:eastAsiaTheme="minorEastAsia"/>
          <w:lang w:val="pt-PT"/>
        </w:rPr>
        <w:t>“</w:t>
      </w:r>
      <w:proofErr w:type="spellStart"/>
      <w:r w:rsidR="00EB5DAF" w:rsidRPr="6038C3A5">
        <w:rPr>
          <w:rFonts w:eastAsiaTheme="minorEastAsia"/>
          <w:i/>
          <w:lang w:val="pt-PT"/>
        </w:rPr>
        <w:t>RProp</w:t>
      </w:r>
      <w:proofErr w:type="spellEnd"/>
      <w:r w:rsidR="00EB5DAF" w:rsidRPr="6038C3A5">
        <w:rPr>
          <w:rFonts w:eastAsiaTheme="minorEastAsia"/>
          <w:i/>
          <w:lang w:val="pt-PT"/>
        </w:rPr>
        <w:t xml:space="preserve"> MLP </w:t>
      </w:r>
      <w:proofErr w:type="spellStart"/>
      <w:r w:rsidR="00EB5DAF" w:rsidRPr="6038C3A5">
        <w:rPr>
          <w:rFonts w:eastAsiaTheme="minorEastAsia"/>
          <w:i/>
          <w:lang w:val="pt-PT"/>
        </w:rPr>
        <w:t>Learner</w:t>
      </w:r>
      <w:proofErr w:type="spellEnd"/>
      <w:r w:rsidR="20BEEA82" w:rsidRPr="6038C3A5">
        <w:rPr>
          <w:rFonts w:eastAsiaTheme="minorEastAsia"/>
          <w:i/>
          <w:iCs/>
          <w:lang w:val="pt-PT"/>
        </w:rPr>
        <w:t>”</w:t>
      </w:r>
      <w:r w:rsidR="0011665E" w:rsidRPr="6038C3A5">
        <w:rPr>
          <w:rFonts w:eastAsiaTheme="minorEastAsia"/>
          <w:i/>
          <w:lang w:val="pt-PT"/>
        </w:rPr>
        <w:t xml:space="preserve"> </w:t>
      </w:r>
      <w:r w:rsidR="002D67AF" w:rsidRPr="6038C3A5">
        <w:rPr>
          <w:rFonts w:eastAsiaTheme="minorEastAsia"/>
          <w:lang w:val="pt-PT"/>
        </w:rPr>
        <w:t xml:space="preserve">foi configurado de forma </w:t>
      </w:r>
      <w:r w:rsidR="00650FE8" w:rsidRPr="6038C3A5">
        <w:rPr>
          <w:rFonts w:eastAsiaTheme="minorEastAsia"/>
          <w:lang w:val="pt-PT"/>
        </w:rPr>
        <w:t>a permitir um</w:t>
      </w:r>
      <w:r w:rsidR="002E6BE6" w:rsidRPr="6038C3A5">
        <w:rPr>
          <w:rFonts w:eastAsiaTheme="minorEastAsia"/>
          <w:lang w:val="pt-PT"/>
        </w:rPr>
        <w:t xml:space="preserve"> extensivo processo de aprendizagem </w:t>
      </w:r>
      <w:r w:rsidR="00F1525C" w:rsidRPr="6038C3A5">
        <w:rPr>
          <w:rFonts w:eastAsiaTheme="minorEastAsia"/>
          <w:lang w:val="pt-PT"/>
        </w:rPr>
        <w:t>com um razoável número de camadas e número de neurónios por camadas</w:t>
      </w:r>
      <w:r w:rsidR="00453ACA" w:rsidRPr="6038C3A5">
        <w:rPr>
          <w:rFonts w:eastAsiaTheme="minorEastAsia"/>
          <w:lang w:val="pt-PT"/>
        </w:rPr>
        <w:t xml:space="preserve">, </w:t>
      </w:r>
      <w:r w:rsidR="003925C7" w:rsidRPr="6038C3A5">
        <w:rPr>
          <w:rFonts w:eastAsiaTheme="minorEastAsia"/>
          <w:lang w:val="pt-PT"/>
        </w:rPr>
        <w:t xml:space="preserve">ao passo que o tempo de </w:t>
      </w:r>
      <w:r w:rsidR="00AD6C5A" w:rsidRPr="6038C3A5">
        <w:rPr>
          <w:rFonts w:eastAsiaTheme="minorEastAsia"/>
          <w:lang w:val="pt-PT"/>
        </w:rPr>
        <w:t xml:space="preserve">execução do nodo não se </w:t>
      </w:r>
      <w:r w:rsidR="00E05789" w:rsidRPr="6038C3A5">
        <w:rPr>
          <w:rFonts w:eastAsiaTheme="minorEastAsia"/>
          <w:lang w:val="pt-PT"/>
        </w:rPr>
        <w:t>estenda</w:t>
      </w:r>
      <w:r w:rsidR="00AD6C5A" w:rsidRPr="6038C3A5">
        <w:rPr>
          <w:rFonts w:eastAsiaTheme="minorEastAsia"/>
          <w:lang w:val="pt-PT"/>
        </w:rPr>
        <w:t xml:space="preserve"> </w:t>
      </w:r>
      <w:r w:rsidR="00E05789" w:rsidRPr="6038C3A5">
        <w:rPr>
          <w:rFonts w:eastAsiaTheme="minorEastAsia"/>
          <w:lang w:val="pt-PT"/>
        </w:rPr>
        <w:t>demasiadamente</w:t>
      </w:r>
      <w:r w:rsidR="00E05789" w:rsidRPr="6038C3A5">
        <w:rPr>
          <w:rFonts w:eastAsiaTheme="minorEastAsia"/>
          <w:i/>
          <w:lang w:val="pt-PT"/>
        </w:rPr>
        <w:t>.</w:t>
      </w:r>
    </w:p>
    <w:p w14:paraId="3F17CB98" w14:textId="594DA305" w:rsidR="00340EBB" w:rsidRPr="00340EBB" w:rsidRDefault="008F3810" w:rsidP="00340EB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804EE7B" wp14:editId="7BA588E0">
            <wp:extent cx="3399290" cy="26289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23" cy="26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985B" w14:textId="3BB8D93F" w:rsidR="000533DC" w:rsidRDefault="000533DC" w:rsidP="000533DC">
      <w:pPr>
        <w:pStyle w:val="Heading2"/>
        <w:rPr>
          <w:lang w:val="pt-PT"/>
        </w:rPr>
      </w:pPr>
      <w:bookmarkStart w:id="41" w:name="_Toc102753354"/>
      <w:r>
        <w:rPr>
          <w:lang w:val="pt-PT"/>
        </w:rPr>
        <w:t>Avaliação</w:t>
      </w:r>
      <w:bookmarkEnd w:id="41"/>
    </w:p>
    <w:p w14:paraId="2B88A1CC" w14:textId="10C5E735" w:rsidR="00B8239B" w:rsidRPr="006B7102" w:rsidRDefault="00653377" w:rsidP="00B8239B">
      <w:pPr>
        <w:rPr>
          <w:lang w:val="pt-PT"/>
        </w:rPr>
      </w:pPr>
      <w:r>
        <w:rPr>
          <w:lang w:val="pt-PT"/>
        </w:rPr>
        <w:t xml:space="preserve">Para avaliação dos resultados </w:t>
      </w:r>
      <w:r w:rsidR="00D2717A">
        <w:rPr>
          <w:lang w:val="pt-PT"/>
        </w:rPr>
        <w:t xml:space="preserve">o nodo </w:t>
      </w:r>
      <w:r w:rsidR="37881727" w:rsidRPr="6038C3A5">
        <w:rPr>
          <w:lang w:val="pt-PT"/>
        </w:rPr>
        <w:t>“</w:t>
      </w:r>
      <w:proofErr w:type="spellStart"/>
      <w:proofErr w:type="gramStart"/>
      <w:r w:rsidR="00D2717A" w:rsidRPr="000A6D1C">
        <w:rPr>
          <w:i/>
          <w:iCs/>
          <w:lang w:val="pt-PT"/>
        </w:rPr>
        <w:t>Scorer</w:t>
      </w:r>
      <w:proofErr w:type="spellEnd"/>
      <w:r w:rsidR="000A6D1C" w:rsidRPr="000A6D1C">
        <w:rPr>
          <w:i/>
          <w:iCs/>
          <w:lang w:val="pt-PT"/>
        </w:rPr>
        <w:t>(</w:t>
      </w:r>
      <w:proofErr w:type="spellStart"/>
      <w:proofErr w:type="gramEnd"/>
      <w:r w:rsidR="000A6D1C" w:rsidRPr="000A6D1C">
        <w:rPr>
          <w:i/>
          <w:iCs/>
          <w:lang w:val="pt-PT"/>
        </w:rPr>
        <w:t>Javascript</w:t>
      </w:r>
      <w:proofErr w:type="spellEnd"/>
      <w:r w:rsidR="7852BBA7" w:rsidRPr="6038C3A5">
        <w:rPr>
          <w:i/>
          <w:iCs/>
          <w:lang w:val="pt-PT"/>
        </w:rPr>
        <w:t>)”</w:t>
      </w:r>
      <w:r w:rsidR="00D877E6">
        <w:rPr>
          <w:i/>
          <w:iCs/>
          <w:lang w:val="pt-PT"/>
        </w:rPr>
        <w:t xml:space="preserve"> </w:t>
      </w:r>
      <w:r w:rsidR="00E2595E" w:rsidRPr="006B7102">
        <w:rPr>
          <w:lang w:val="pt-PT"/>
        </w:rPr>
        <w:t xml:space="preserve">foi utilizado para uma mais </w:t>
      </w:r>
      <w:r w:rsidR="0076006C" w:rsidRPr="006B7102">
        <w:rPr>
          <w:lang w:val="pt-PT"/>
        </w:rPr>
        <w:t>agra</w:t>
      </w:r>
      <w:r w:rsidR="0043115C" w:rsidRPr="006B7102">
        <w:rPr>
          <w:lang w:val="pt-PT"/>
        </w:rPr>
        <w:t>dável vi</w:t>
      </w:r>
      <w:r w:rsidR="009571CA" w:rsidRPr="006B7102">
        <w:rPr>
          <w:lang w:val="pt-PT"/>
        </w:rPr>
        <w:t xml:space="preserve">sualização </w:t>
      </w:r>
      <w:r w:rsidR="006B7102" w:rsidRPr="006B7102">
        <w:rPr>
          <w:lang w:val="pt-PT"/>
        </w:rPr>
        <w:t xml:space="preserve">da matriz de confusão e </w:t>
      </w:r>
      <w:r w:rsidR="00C710FB">
        <w:rPr>
          <w:lang w:val="pt-PT"/>
        </w:rPr>
        <w:t xml:space="preserve">das estatísticas gerais </w:t>
      </w:r>
      <w:r w:rsidR="00322508">
        <w:rPr>
          <w:lang w:val="pt-PT"/>
        </w:rPr>
        <w:t>do modelo</w:t>
      </w:r>
      <w:r w:rsidR="008A54EF">
        <w:rPr>
          <w:lang w:val="pt-PT"/>
        </w:rPr>
        <w:t>.</w:t>
      </w:r>
    </w:p>
    <w:p w14:paraId="42EABCB8" w14:textId="1F451120" w:rsidR="004E1A7D" w:rsidRPr="004E1A7D" w:rsidRDefault="008A54EF" w:rsidP="004E1A7D">
      <w:pPr>
        <w:rPr>
          <w:lang w:val="pt-PT"/>
        </w:rPr>
      </w:pPr>
      <w:r>
        <w:rPr>
          <w:lang w:val="pt-PT"/>
        </w:rPr>
        <w:t xml:space="preserve">A matriz de confusão permite </w:t>
      </w:r>
      <w:r w:rsidR="006006E4">
        <w:rPr>
          <w:lang w:val="pt-PT"/>
        </w:rPr>
        <w:t>um melhor entendimento da precisão do modelo.</w:t>
      </w:r>
    </w:p>
    <w:p w14:paraId="59BCC959" w14:textId="223C995D" w:rsidR="00093A34" w:rsidRDefault="00E01FDA" w:rsidP="004E1A7D">
      <w:pPr>
        <w:pStyle w:val="Heading3"/>
        <w:rPr>
          <w:i/>
          <w:iCs/>
          <w:lang w:val="pt-PT"/>
        </w:rPr>
      </w:pPr>
      <w:bookmarkStart w:id="42" w:name="_Toc102753355"/>
      <w:r>
        <w:rPr>
          <w:lang w:val="pt-PT"/>
        </w:rPr>
        <w:t xml:space="preserve">Modelo por </w:t>
      </w:r>
      <w:proofErr w:type="spellStart"/>
      <w:r w:rsidRPr="00653377">
        <w:rPr>
          <w:i/>
          <w:iCs/>
          <w:lang w:val="pt-PT"/>
        </w:rPr>
        <w:t>Decision</w:t>
      </w:r>
      <w:proofErr w:type="spellEnd"/>
      <w:r w:rsidRPr="00653377">
        <w:rPr>
          <w:i/>
          <w:iCs/>
          <w:lang w:val="pt-PT"/>
        </w:rPr>
        <w:t xml:space="preserve"> </w:t>
      </w:r>
      <w:proofErr w:type="spellStart"/>
      <w:r w:rsidRPr="00653377">
        <w:rPr>
          <w:i/>
          <w:iCs/>
          <w:lang w:val="pt-PT"/>
        </w:rPr>
        <w:t>Tree</w:t>
      </w:r>
      <w:proofErr w:type="spellEnd"/>
      <w:r w:rsidR="002D547C" w:rsidRPr="00653377">
        <w:rPr>
          <w:i/>
          <w:iCs/>
          <w:lang w:val="pt-PT"/>
        </w:rPr>
        <w:t xml:space="preserve">, </w:t>
      </w:r>
      <w:proofErr w:type="spellStart"/>
      <w:r w:rsidR="002D547C" w:rsidRPr="00653377">
        <w:rPr>
          <w:i/>
          <w:iCs/>
          <w:lang w:val="pt-PT"/>
        </w:rPr>
        <w:t>gini</w:t>
      </w:r>
      <w:proofErr w:type="spellEnd"/>
      <w:r w:rsidR="002D547C" w:rsidRPr="00653377">
        <w:rPr>
          <w:i/>
          <w:iCs/>
          <w:lang w:val="pt-PT"/>
        </w:rPr>
        <w:t xml:space="preserve"> </w:t>
      </w:r>
      <w:proofErr w:type="spellStart"/>
      <w:r w:rsidR="002D547C" w:rsidRPr="00653377">
        <w:rPr>
          <w:i/>
          <w:iCs/>
          <w:lang w:val="pt-PT"/>
        </w:rPr>
        <w:t>index</w:t>
      </w:r>
      <w:proofErr w:type="spellEnd"/>
      <w:r w:rsidR="002D547C">
        <w:rPr>
          <w:lang w:val="pt-PT"/>
        </w:rPr>
        <w:t xml:space="preserve"> </w:t>
      </w:r>
      <w:r w:rsidR="003A48C8">
        <w:rPr>
          <w:lang w:val="pt-PT"/>
        </w:rPr>
        <w:t xml:space="preserve">sem </w:t>
      </w:r>
      <w:proofErr w:type="spellStart"/>
      <w:r w:rsidR="003A48C8" w:rsidRPr="00653377">
        <w:rPr>
          <w:i/>
          <w:iCs/>
          <w:lang w:val="pt-PT"/>
        </w:rPr>
        <w:t>pruning</w:t>
      </w:r>
      <w:bookmarkEnd w:id="42"/>
      <w:proofErr w:type="spellEnd"/>
    </w:p>
    <w:p w14:paraId="106ED2C0" w14:textId="32A2EFDA" w:rsidR="00D2717A" w:rsidRPr="000A0ECD" w:rsidRDefault="006006E4" w:rsidP="00D2717A">
      <w:pPr>
        <w:rPr>
          <w:lang w:val="pt-PT"/>
        </w:rPr>
      </w:pPr>
      <w:r>
        <w:rPr>
          <w:lang w:val="pt-PT"/>
        </w:rPr>
        <w:t>A matriz de confu</w:t>
      </w:r>
      <w:r w:rsidR="00CB3439">
        <w:rPr>
          <w:lang w:val="pt-PT"/>
        </w:rPr>
        <w:t xml:space="preserve">são produzida por este modelo </w:t>
      </w:r>
      <w:r w:rsidR="00BF14F0">
        <w:rPr>
          <w:lang w:val="pt-PT"/>
        </w:rPr>
        <w:t xml:space="preserve">apresenta uma alta precisão </w:t>
      </w:r>
      <w:r w:rsidR="00F93735">
        <w:rPr>
          <w:lang w:val="pt-PT"/>
        </w:rPr>
        <w:t>ao classificar</w:t>
      </w:r>
      <w:r w:rsidR="00F919C6">
        <w:rPr>
          <w:lang w:val="pt-PT"/>
        </w:rPr>
        <w:t xml:space="preserve"> corretamente</w:t>
      </w:r>
      <w:r w:rsidR="00F93735">
        <w:rPr>
          <w:lang w:val="pt-PT"/>
        </w:rPr>
        <w:t xml:space="preserve"> </w:t>
      </w:r>
      <w:r w:rsidR="000A3E6E">
        <w:rPr>
          <w:lang w:val="pt-PT"/>
        </w:rPr>
        <w:t xml:space="preserve">dados que </w:t>
      </w:r>
      <w:r w:rsidR="00857C05">
        <w:rPr>
          <w:lang w:val="pt-PT"/>
        </w:rPr>
        <w:t xml:space="preserve">ganham até </w:t>
      </w:r>
      <w:r w:rsidR="008718AA">
        <w:rPr>
          <w:lang w:val="pt-PT"/>
        </w:rPr>
        <w:t>$</w:t>
      </w:r>
      <w:r w:rsidR="00857C05">
        <w:rPr>
          <w:lang w:val="pt-PT"/>
        </w:rPr>
        <w:t>50</w:t>
      </w:r>
      <w:r w:rsidR="008718AA">
        <w:rPr>
          <w:lang w:val="pt-PT"/>
        </w:rPr>
        <w:t>,000 por ano, no entanto essa precisão cai ao classificar</w:t>
      </w:r>
      <w:r w:rsidR="00F919C6">
        <w:rPr>
          <w:lang w:val="pt-PT"/>
        </w:rPr>
        <w:t xml:space="preserve"> </w:t>
      </w:r>
      <w:r w:rsidR="006B4824">
        <w:rPr>
          <w:lang w:val="pt-PT"/>
        </w:rPr>
        <w:t>dados que ganhem mais de $50,000 por ano. No entanto produzindo uma precisão geral razoável de 79</w:t>
      </w:r>
      <w:r w:rsidR="002314A9">
        <w:rPr>
          <w:lang w:val="pt-PT"/>
        </w:rPr>
        <w:t>.19%</w:t>
      </w:r>
      <w:r w:rsidR="007522AD">
        <w:rPr>
          <w:lang w:val="pt-PT"/>
        </w:rPr>
        <w:t xml:space="preserve"> d</w:t>
      </w:r>
      <w:r w:rsidR="00045AF0">
        <w:rPr>
          <w:lang w:val="pt-PT"/>
        </w:rPr>
        <w:t>a capacid</w:t>
      </w:r>
      <w:r w:rsidR="00112C27">
        <w:rPr>
          <w:lang w:val="pt-PT"/>
        </w:rPr>
        <w:t>ade do</w:t>
      </w:r>
      <w:r w:rsidR="007522AD">
        <w:rPr>
          <w:lang w:val="pt-PT"/>
        </w:rPr>
        <w:t xml:space="preserve"> modelo</w:t>
      </w:r>
      <w:r w:rsidR="00045AF0">
        <w:rPr>
          <w:lang w:val="pt-PT"/>
        </w:rPr>
        <w:t>.</w:t>
      </w:r>
      <w:r w:rsidR="00D95768">
        <w:rPr>
          <w:lang w:val="pt-PT"/>
        </w:rPr>
        <w:t xml:space="preserve"> </w:t>
      </w:r>
      <w:proofErr w:type="spellStart"/>
      <w:r w:rsidR="00C90353" w:rsidRPr="00916D8B">
        <w:rPr>
          <w:i/>
          <w:iCs/>
          <w:lang w:val="pt-PT"/>
        </w:rPr>
        <w:t>Cohen’s</w:t>
      </w:r>
      <w:proofErr w:type="spellEnd"/>
      <w:r w:rsidR="00C90353" w:rsidRPr="00916D8B">
        <w:rPr>
          <w:i/>
          <w:iCs/>
          <w:lang w:val="pt-PT"/>
        </w:rPr>
        <w:t xml:space="preserve"> </w:t>
      </w:r>
      <w:proofErr w:type="spellStart"/>
      <w:r w:rsidR="00C90353" w:rsidRPr="00916D8B">
        <w:rPr>
          <w:i/>
          <w:iCs/>
          <w:lang w:val="pt-PT"/>
        </w:rPr>
        <w:t>kappa</w:t>
      </w:r>
      <w:proofErr w:type="spellEnd"/>
      <w:r w:rsidR="000A0ECD" w:rsidRPr="00B21DA0">
        <w:rPr>
          <w:lang w:val="pt-PT"/>
        </w:rPr>
        <w:t xml:space="preserve"> </w:t>
      </w:r>
      <w:r w:rsidR="000A0ECD">
        <w:rPr>
          <w:lang w:val="pt-PT"/>
        </w:rPr>
        <w:t>é</w:t>
      </w:r>
      <w:r w:rsidR="00584DA8">
        <w:rPr>
          <w:lang w:val="pt-PT"/>
        </w:rPr>
        <w:t xml:space="preserve"> uma outra</w:t>
      </w:r>
      <w:r w:rsidR="000A0ECD">
        <w:rPr>
          <w:lang w:val="pt-PT"/>
        </w:rPr>
        <w:t xml:space="preserve"> métrica </w:t>
      </w:r>
      <w:r w:rsidR="00A82DDE">
        <w:rPr>
          <w:lang w:val="pt-PT"/>
        </w:rPr>
        <w:t xml:space="preserve">que pode ser utilizada </w:t>
      </w:r>
      <w:r w:rsidR="00B21DA0">
        <w:rPr>
          <w:lang w:val="pt-PT"/>
        </w:rPr>
        <w:t xml:space="preserve">para se </w:t>
      </w:r>
      <w:r w:rsidR="001C4FFB">
        <w:rPr>
          <w:lang w:val="pt-PT"/>
        </w:rPr>
        <w:t>medir</w:t>
      </w:r>
      <w:r w:rsidR="00B21DA0">
        <w:rPr>
          <w:lang w:val="pt-PT"/>
        </w:rPr>
        <w:t xml:space="preserve"> </w:t>
      </w:r>
      <w:r w:rsidR="001C4FFB">
        <w:rPr>
          <w:lang w:val="pt-PT"/>
        </w:rPr>
        <w:t xml:space="preserve">a </w:t>
      </w:r>
      <w:r w:rsidR="00B21DA0">
        <w:rPr>
          <w:lang w:val="pt-PT"/>
        </w:rPr>
        <w:t xml:space="preserve">performance de um </w:t>
      </w:r>
      <w:r w:rsidR="001E5BE8">
        <w:rPr>
          <w:lang w:val="pt-PT"/>
        </w:rPr>
        <w:t>modelo</w:t>
      </w:r>
      <w:r w:rsidR="007B2DA5">
        <w:rPr>
          <w:lang w:val="pt-PT"/>
        </w:rPr>
        <w:t xml:space="preserve">, </w:t>
      </w:r>
      <w:r w:rsidR="00F307B2">
        <w:rPr>
          <w:lang w:val="pt-PT"/>
        </w:rPr>
        <w:t>com uma gama</w:t>
      </w:r>
      <w:r w:rsidR="001C4FFB">
        <w:rPr>
          <w:lang w:val="pt-PT"/>
        </w:rPr>
        <w:t xml:space="preserve"> de valores entre -1 e 1</w:t>
      </w:r>
      <w:r w:rsidR="00916D8B">
        <w:rPr>
          <w:lang w:val="pt-PT"/>
        </w:rPr>
        <w:t xml:space="preserve">, para dados mais balanceados o </w:t>
      </w:r>
      <w:proofErr w:type="spellStart"/>
      <w:r w:rsidR="00916D8B" w:rsidRPr="00916D8B">
        <w:rPr>
          <w:i/>
          <w:iCs/>
          <w:lang w:val="pt-PT"/>
        </w:rPr>
        <w:t>Cohen’s</w:t>
      </w:r>
      <w:proofErr w:type="spellEnd"/>
      <w:r w:rsidR="00916D8B" w:rsidRPr="00916D8B">
        <w:rPr>
          <w:i/>
          <w:iCs/>
          <w:lang w:val="pt-PT"/>
        </w:rPr>
        <w:t xml:space="preserve"> </w:t>
      </w:r>
      <w:proofErr w:type="spellStart"/>
      <w:r w:rsidR="00916D8B" w:rsidRPr="00916D8B">
        <w:rPr>
          <w:i/>
          <w:iCs/>
          <w:lang w:val="pt-PT"/>
        </w:rPr>
        <w:t>kappa</w:t>
      </w:r>
      <w:proofErr w:type="spellEnd"/>
      <w:r w:rsidR="00170BDB">
        <w:rPr>
          <w:i/>
          <w:iCs/>
          <w:lang w:val="pt-PT"/>
        </w:rPr>
        <w:t xml:space="preserve"> </w:t>
      </w:r>
      <w:r w:rsidR="00170BDB" w:rsidRPr="00170BDB">
        <w:rPr>
          <w:lang w:val="pt-PT"/>
        </w:rPr>
        <w:t>tende a aumentar</w:t>
      </w:r>
      <w:r w:rsidR="00170BDB">
        <w:rPr>
          <w:lang w:val="pt-PT"/>
        </w:rPr>
        <w:t>.</w:t>
      </w:r>
    </w:p>
    <w:p w14:paraId="602753AF" w14:textId="3E104F16" w:rsidR="004E1A7D" w:rsidRPr="004E1A7D" w:rsidRDefault="004E1A7D" w:rsidP="004E1A7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2B6E187" wp14:editId="37EB571D">
            <wp:extent cx="5731510" cy="1921510"/>
            <wp:effectExtent l="0" t="0" r="2540" b="254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A3F8" w14:textId="77777777" w:rsidR="004E1A7D" w:rsidRDefault="004E1A7D" w:rsidP="004E1A7D">
      <w:pPr>
        <w:pStyle w:val="Heading3"/>
        <w:rPr>
          <w:lang w:val="pt-PT"/>
        </w:rPr>
      </w:pPr>
    </w:p>
    <w:p w14:paraId="00A28880" w14:textId="170D7F6D" w:rsidR="003A48C8" w:rsidRDefault="003A48C8" w:rsidP="004E1A7D">
      <w:pPr>
        <w:pStyle w:val="Heading3"/>
        <w:rPr>
          <w:i/>
          <w:iCs/>
          <w:lang w:val="pt-PT"/>
        </w:rPr>
      </w:pPr>
      <w:bookmarkStart w:id="43" w:name="_Toc102753356"/>
      <w:r w:rsidRPr="00C543C7">
        <w:rPr>
          <w:lang w:val="pt-PT"/>
        </w:rPr>
        <w:t xml:space="preserve">Modelo por </w:t>
      </w:r>
      <w:proofErr w:type="spellStart"/>
      <w:r w:rsidRPr="00653377">
        <w:rPr>
          <w:i/>
          <w:iCs/>
          <w:lang w:val="pt-PT"/>
        </w:rPr>
        <w:t>Decision</w:t>
      </w:r>
      <w:proofErr w:type="spellEnd"/>
      <w:r w:rsidRPr="00653377">
        <w:rPr>
          <w:i/>
          <w:iCs/>
          <w:lang w:val="pt-PT"/>
        </w:rPr>
        <w:t xml:space="preserve"> </w:t>
      </w:r>
      <w:proofErr w:type="spellStart"/>
      <w:r w:rsidRPr="00653377">
        <w:rPr>
          <w:i/>
          <w:iCs/>
          <w:lang w:val="pt-PT"/>
        </w:rPr>
        <w:t>Tree</w:t>
      </w:r>
      <w:proofErr w:type="spellEnd"/>
      <w:r w:rsidRPr="00653377">
        <w:rPr>
          <w:i/>
          <w:iCs/>
          <w:lang w:val="pt-PT"/>
        </w:rPr>
        <w:t>,</w:t>
      </w:r>
      <w:r w:rsidR="00C543C7" w:rsidRPr="00653377">
        <w:rPr>
          <w:i/>
          <w:iCs/>
          <w:lang w:val="pt-PT"/>
        </w:rPr>
        <w:t xml:space="preserve"> </w:t>
      </w:r>
      <w:proofErr w:type="spellStart"/>
      <w:r w:rsidR="00C543C7" w:rsidRPr="00653377">
        <w:rPr>
          <w:i/>
          <w:iCs/>
          <w:lang w:val="pt-PT"/>
        </w:rPr>
        <w:t>gain</w:t>
      </w:r>
      <w:proofErr w:type="spellEnd"/>
      <w:r w:rsidR="00C543C7" w:rsidRPr="00653377">
        <w:rPr>
          <w:i/>
          <w:iCs/>
          <w:lang w:val="pt-PT"/>
        </w:rPr>
        <w:t xml:space="preserve"> ratio</w:t>
      </w:r>
      <w:r w:rsidR="00C543C7" w:rsidRPr="00C543C7">
        <w:rPr>
          <w:lang w:val="pt-PT"/>
        </w:rPr>
        <w:t xml:space="preserve"> com </w:t>
      </w:r>
      <w:proofErr w:type="spellStart"/>
      <w:r w:rsidR="00C543C7" w:rsidRPr="00653377">
        <w:rPr>
          <w:i/>
          <w:iCs/>
          <w:lang w:val="pt-PT"/>
        </w:rPr>
        <w:t>pruning</w:t>
      </w:r>
      <w:proofErr w:type="spellEnd"/>
      <w:r w:rsidR="00C543C7" w:rsidRPr="00653377">
        <w:rPr>
          <w:i/>
          <w:iCs/>
          <w:lang w:val="pt-PT"/>
        </w:rPr>
        <w:t xml:space="preserve"> MDL</w:t>
      </w:r>
      <w:bookmarkEnd w:id="43"/>
    </w:p>
    <w:p w14:paraId="6B7B712A" w14:textId="78695A29" w:rsidR="00B00DDB" w:rsidRPr="005E2494" w:rsidRDefault="00B00DDB" w:rsidP="00B00DDB">
      <w:pPr>
        <w:rPr>
          <w:lang w:val="pt-PT"/>
        </w:rPr>
      </w:pPr>
      <w:r>
        <w:rPr>
          <w:lang w:val="pt-PT"/>
        </w:rPr>
        <w:t>A matriz de confusão produzida por este modelo apresenta uma alta precisão ao classificar corretamente dados que ganham até $50,000 por ano, no entanto essa precisão cai ao classificar dados que ganhem mais de $50,000 por ano</w:t>
      </w:r>
      <w:r w:rsidR="00921032">
        <w:rPr>
          <w:lang w:val="pt-PT"/>
        </w:rPr>
        <w:t xml:space="preserve">, </w:t>
      </w:r>
      <w:r w:rsidR="54442F82" w:rsidRPr="6038C3A5">
        <w:rPr>
          <w:lang w:val="pt-PT"/>
        </w:rPr>
        <w:t>contudo</w:t>
      </w:r>
      <w:r w:rsidR="00921032">
        <w:rPr>
          <w:lang w:val="pt-PT"/>
        </w:rPr>
        <w:t xml:space="preserve"> menos do que o apresentado pelo modelo anterior que não aplica </w:t>
      </w:r>
      <w:r w:rsidR="007323D8">
        <w:rPr>
          <w:lang w:val="pt-PT"/>
        </w:rPr>
        <w:t xml:space="preserve">um método de </w:t>
      </w:r>
      <w:proofErr w:type="spellStart"/>
      <w:r w:rsidR="00EC0A55" w:rsidRPr="00EC0A55">
        <w:rPr>
          <w:i/>
          <w:iCs/>
          <w:lang w:val="pt-PT"/>
        </w:rPr>
        <w:t>pruning</w:t>
      </w:r>
      <w:proofErr w:type="spellEnd"/>
      <w:r>
        <w:rPr>
          <w:lang w:val="pt-PT"/>
        </w:rPr>
        <w:t xml:space="preserve">. </w:t>
      </w:r>
      <w:r w:rsidR="31074A95" w:rsidRPr="6038C3A5">
        <w:rPr>
          <w:lang w:val="pt-PT"/>
        </w:rPr>
        <w:t>Não obstante</w:t>
      </w:r>
      <w:r>
        <w:rPr>
          <w:lang w:val="pt-PT"/>
        </w:rPr>
        <w:t xml:space="preserve"> produzindo uma precisão geral razoável de </w:t>
      </w:r>
      <w:r w:rsidR="007C283D">
        <w:rPr>
          <w:lang w:val="pt-PT"/>
        </w:rPr>
        <w:t>83</w:t>
      </w:r>
      <w:r>
        <w:rPr>
          <w:lang w:val="pt-PT"/>
        </w:rPr>
        <w:t>.</w:t>
      </w:r>
      <w:r w:rsidR="007C283D">
        <w:rPr>
          <w:lang w:val="pt-PT"/>
        </w:rPr>
        <w:t>3</w:t>
      </w:r>
      <w:r>
        <w:rPr>
          <w:lang w:val="pt-PT"/>
        </w:rPr>
        <w:t xml:space="preserve">9% </w:t>
      </w:r>
      <w:r w:rsidR="00404200">
        <w:rPr>
          <w:lang w:val="pt-PT"/>
        </w:rPr>
        <w:t>para este</w:t>
      </w:r>
      <w:r>
        <w:rPr>
          <w:lang w:val="pt-PT"/>
        </w:rPr>
        <w:t xml:space="preserve"> modelo</w:t>
      </w:r>
      <w:r w:rsidR="00404200">
        <w:rPr>
          <w:lang w:val="pt-PT"/>
        </w:rPr>
        <w:t>, o melhor resultado entre os modelos utilizados</w:t>
      </w:r>
      <w:r>
        <w:rPr>
          <w:lang w:val="pt-PT"/>
        </w:rPr>
        <w:t xml:space="preserve">. </w:t>
      </w:r>
      <w:r w:rsidR="00A27EF1">
        <w:rPr>
          <w:lang w:val="pt-PT"/>
        </w:rPr>
        <w:t>Também possui o</w:t>
      </w:r>
      <w:r w:rsidR="00273534">
        <w:rPr>
          <w:lang w:val="pt-PT"/>
        </w:rPr>
        <w:t xml:space="preserve"> </w:t>
      </w:r>
      <w:r w:rsidR="00F427BB">
        <w:rPr>
          <w:lang w:val="pt-PT"/>
        </w:rPr>
        <w:t xml:space="preserve">maior </w:t>
      </w:r>
      <w:proofErr w:type="spellStart"/>
      <w:r w:rsidR="00F427BB" w:rsidRPr="005E2494">
        <w:rPr>
          <w:i/>
          <w:iCs/>
          <w:lang w:val="pt-PT"/>
        </w:rPr>
        <w:t>Cohen’s</w:t>
      </w:r>
      <w:proofErr w:type="spellEnd"/>
      <w:r w:rsidR="00F427BB" w:rsidRPr="005E2494">
        <w:rPr>
          <w:i/>
          <w:iCs/>
          <w:lang w:val="pt-PT"/>
        </w:rPr>
        <w:t xml:space="preserve"> </w:t>
      </w:r>
      <w:proofErr w:type="spellStart"/>
      <w:r w:rsidR="00F427BB" w:rsidRPr="005E2494">
        <w:rPr>
          <w:i/>
          <w:iCs/>
          <w:lang w:val="pt-PT"/>
        </w:rPr>
        <w:t>Kappa</w:t>
      </w:r>
      <w:proofErr w:type="spellEnd"/>
      <w:r w:rsidR="00F427BB" w:rsidRPr="005E2494">
        <w:rPr>
          <w:lang w:val="pt-PT"/>
        </w:rPr>
        <w:t xml:space="preserve"> dentre os </w:t>
      </w:r>
      <w:r w:rsidR="005E2494" w:rsidRPr="005E2494">
        <w:rPr>
          <w:lang w:val="pt-PT"/>
        </w:rPr>
        <w:t>3 modelos u</w:t>
      </w:r>
      <w:r w:rsidR="005E2494">
        <w:rPr>
          <w:lang w:val="pt-PT"/>
        </w:rPr>
        <w:t>tilizados.</w:t>
      </w:r>
    </w:p>
    <w:p w14:paraId="78D0C7BC" w14:textId="4CBF26B3" w:rsidR="001E1D02" w:rsidRPr="001E1D02" w:rsidRDefault="001E1D02" w:rsidP="001E1D02">
      <w:pPr>
        <w:rPr>
          <w:lang w:val="pt-PT"/>
        </w:rPr>
      </w:pPr>
    </w:p>
    <w:p w14:paraId="0BF94BB9" w14:textId="1D45B6C4" w:rsidR="004E1A7D" w:rsidRDefault="00FC0139" w:rsidP="004E1A7D">
      <w:pPr>
        <w:pStyle w:val="Heading3"/>
        <w:rPr>
          <w:lang w:val="pt-PT"/>
        </w:rPr>
      </w:pPr>
      <w:bookmarkStart w:id="44" w:name="_Toc102753357"/>
      <w:r>
        <w:rPr>
          <w:noProof/>
          <w:lang w:val="pt-PT"/>
        </w:rPr>
        <w:drawing>
          <wp:inline distT="0" distB="0" distL="0" distR="0" wp14:anchorId="16812CF0" wp14:editId="6C9A37F5">
            <wp:extent cx="5731510" cy="2006600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353131F9" w14:textId="06530CDB" w:rsidR="005B16F8" w:rsidRDefault="005B16F8" w:rsidP="004E1A7D">
      <w:pPr>
        <w:pStyle w:val="Heading3"/>
        <w:rPr>
          <w:i/>
          <w:iCs/>
          <w:lang w:val="pt-PT"/>
        </w:rPr>
      </w:pPr>
      <w:bookmarkStart w:id="45" w:name="_Toc102753358"/>
      <w:r>
        <w:rPr>
          <w:lang w:val="pt-PT"/>
        </w:rPr>
        <w:t xml:space="preserve">Modelo </w:t>
      </w:r>
      <w:r w:rsidR="00FE3292">
        <w:rPr>
          <w:lang w:val="pt-PT"/>
        </w:rPr>
        <w:t xml:space="preserve">por </w:t>
      </w:r>
      <w:r w:rsidR="00D103F2" w:rsidRPr="00D2717A">
        <w:rPr>
          <w:i/>
          <w:iCs/>
          <w:lang w:val="pt-PT"/>
        </w:rPr>
        <w:t>Arti</w:t>
      </w:r>
      <w:r w:rsidR="00C276CE" w:rsidRPr="00D2717A">
        <w:rPr>
          <w:i/>
          <w:iCs/>
          <w:lang w:val="pt-PT"/>
        </w:rPr>
        <w:t xml:space="preserve">ficial Neural </w:t>
      </w:r>
      <w:r w:rsidR="006266E8" w:rsidRPr="00D2717A">
        <w:rPr>
          <w:i/>
          <w:iCs/>
          <w:lang w:val="pt-PT"/>
        </w:rPr>
        <w:t>Networks</w:t>
      </w:r>
      <w:bookmarkEnd w:id="45"/>
    </w:p>
    <w:p w14:paraId="2B3C6C9B" w14:textId="2BBDCAC8" w:rsidR="00F244D6" w:rsidRPr="00D2717A" w:rsidRDefault="00F244D6" w:rsidP="00F244D6">
      <w:pPr>
        <w:rPr>
          <w:lang w:val="pt-PT"/>
        </w:rPr>
      </w:pPr>
      <w:r>
        <w:rPr>
          <w:lang w:val="pt-PT"/>
        </w:rPr>
        <w:t>A matriz de confusão produzida por este modelo apresenta uma</w:t>
      </w:r>
      <w:r w:rsidR="0096667D">
        <w:rPr>
          <w:lang w:val="pt-PT"/>
        </w:rPr>
        <w:t xml:space="preserve"> maior diferença </w:t>
      </w:r>
      <w:r w:rsidR="00E9781D">
        <w:rPr>
          <w:lang w:val="pt-PT"/>
        </w:rPr>
        <w:t>ao</w:t>
      </w:r>
      <w:r w:rsidR="0096667D">
        <w:rPr>
          <w:lang w:val="pt-PT"/>
        </w:rPr>
        <w:t xml:space="preserve"> </w:t>
      </w:r>
      <w:r w:rsidR="00624DF1">
        <w:rPr>
          <w:lang w:val="pt-PT"/>
        </w:rPr>
        <w:t>classificar</w:t>
      </w:r>
      <w:r w:rsidR="00B12CC8">
        <w:rPr>
          <w:lang w:val="pt-PT"/>
        </w:rPr>
        <w:t xml:space="preserve"> corretamente </w:t>
      </w:r>
      <w:r w:rsidR="00A97D3B">
        <w:rPr>
          <w:lang w:val="pt-PT"/>
        </w:rPr>
        <w:t>os valores</w:t>
      </w:r>
      <w:r w:rsidR="00E9781D">
        <w:rPr>
          <w:lang w:val="pt-PT"/>
        </w:rPr>
        <w:t>, tendo preci</w:t>
      </w:r>
      <w:r w:rsidR="0038257A">
        <w:rPr>
          <w:lang w:val="pt-PT"/>
        </w:rPr>
        <w:t>são muito baixa</w:t>
      </w:r>
      <w:r w:rsidR="00AF7FBC">
        <w:rPr>
          <w:lang w:val="pt-PT"/>
        </w:rPr>
        <w:t>, 42.86%</w:t>
      </w:r>
      <w:r w:rsidR="0038257A">
        <w:rPr>
          <w:lang w:val="pt-PT"/>
        </w:rPr>
        <w:t xml:space="preserve"> ao </w:t>
      </w:r>
      <w:r w:rsidR="00B83009">
        <w:rPr>
          <w:lang w:val="pt-PT"/>
        </w:rPr>
        <w:t>classificar corretamente se um registo ganha mais de $50,000 por ano</w:t>
      </w:r>
      <w:r>
        <w:rPr>
          <w:lang w:val="pt-PT"/>
        </w:rPr>
        <w:t>. No entanto produ</w:t>
      </w:r>
      <w:r w:rsidR="003C589C">
        <w:rPr>
          <w:lang w:val="pt-PT"/>
        </w:rPr>
        <w:t>ziu</w:t>
      </w:r>
      <w:r>
        <w:rPr>
          <w:lang w:val="pt-PT"/>
        </w:rPr>
        <w:t xml:space="preserve"> uma precisão geral razoável de </w:t>
      </w:r>
      <w:r w:rsidR="005249BE">
        <w:rPr>
          <w:lang w:val="pt-PT"/>
        </w:rPr>
        <w:t>81</w:t>
      </w:r>
      <w:r>
        <w:rPr>
          <w:lang w:val="pt-PT"/>
        </w:rPr>
        <w:t>.</w:t>
      </w:r>
      <w:r w:rsidR="005249BE">
        <w:rPr>
          <w:lang w:val="pt-PT"/>
        </w:rPr>
        <w:t>77</w:t>
      </w:r>
      <w:r>
        <w:rPr>
          <w:lang w:val="pt-PT"/>
        </w:rPr>
        <w:t>% d</w:t>
      </w:r>
      <w:r w:rsidR="003C589C">
        <w:rPr>
          <w:lang w:val="pt-PT"/>
        </w:rPr>
        <w:t>e</w:t>
      </w:r>
      <w:r>
        <w:rPr>
          <w:lang w:val="pt-PT"/>
        </w:rPr>
        <w:t xml:space="preserve"> capacidade </w:t>
      </w:r>
      <w:r w:rsidR="003C589C">
        <w:rPr>
          <w:lang w:val="pt-PT"/>
        </w:rPr>
        <w:t xml:space="preserve">de previsão </w:t>
      </w:r>
      <w:r>
        <w:rPr>
          <w:lang w:val="pt-PT"/>
        </w:rPr>
        <w:t xml:space="preserve">do modelo. </w:t>
      </w:r>
    </w:p>
    <w:p w14:paraId="1BC06DB1" w14:textId="77777777" w:rsidR="00871ADB" w:rsidRPr="00871ADB" w:rsidRDefault="00871ADB" w:rsidP="00871ADB">
      <w:pPr>
        <w:rPr>
          <w:lang w:val="pt-PT"/>
        </w:rPr>
      </w:pPr>
    </w:p>
    <w:p w14:paraId="5F373BEF" w14:textId="7E2848C9" w:rsidR="00DC511B" w:rsidRDefault="00B8239B" w:rsidP="00DC511B">
      <w:pPr>
        <w:rPr>
          <w:lang w:val="pt-PT"/>
        </w:rPr>
      </w:pPr>
      <w:r>
        <w:rPr>
          <w:noProof/>
        </w:rPr>
        <w:drawing>
          <wp:inline distT="0" distB="0" distL="0" distR="0" wp14:anchorId="3C6C3CE0" wp14:editId="3A64DFE4">
            <wp:extent cx="5731510" cy="1771650"/>
            <wp:effectExtent l="0" t="0" r="254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DCDD" w14:textId="16B6F6FD" w:rsidR="00DC511B" w:rsidRDefault="00DC511B" w:rsidP="00DC511B">
      <w:pPr>
        <w:pStyle w:val="Heading1"/>
        <w:rPr>
          <w:lang w:val="pt-PT"/>
        </w:rPr>
      </w:pPr>
      <w:bookmarkStart w:id="46" w:name="_Toc102753359"/>
      <w:r>
        <w:rPr>
          <w:lang w:val="pt-PT"/>
        </w:rPr>
        <w:t>Sugestões e Recomendações</w:t>
      </w:r>
      <w:bookmarkEnd w:id="46"/>
    </w:p>
    <w:p w14:paraId="6561B3AE" w14:textId="41839F20" w:rsidR="00DC511B" w:rsidRPr="00D80733" w:rsidRDefault="005103FB" w:rsidP="00FC0139">
      <w:pPr>
        <w:rPr>
          <w:lang w:val="pt-PT"/>
        </w:rPr>
      </w:pPr>
      <w:r>
        <w:rPr>
          <w:lang w:val="pt-PT"/>
        </w:rPr>
        <w:t>Após análise dos resultados obtidos com o</w:t>
      </w:r>
      <w:r w:rsidR="00D80733">
        <w:rPr>
          <w:lang w:val="pt-PT"/>
        </w:rPr>
        <w:t xml:space="preserve">s modelos envolvendo o </w:t>
      </w:r>
      <w:proofErr w:type="spellStart"/>
      <w:r w:rsidR="00D80733" w:rsidRPr="00D80733">
        <w:rPr>
          <w:i/>
          <w:iCs/>
          <w:lang w:val="pt-PT"/>
        </w:rPr>
        <w:t>dataset</w:t>
      </w:r>
      <w:proofErr w:type="spellEnd"/>
      <w:r w:rsidR="00D80733" w:rsidRPr="00D80733">
        <w:rPr>
          <w:i/>
          <w:iCs/>
          <w:lang w:val="pt-PT"/>
        </w:rPr>
        <w:t xml:space="preserve"> </w:t>
      </w:r>
      <w:proofErr w:type="spellStart"/>
      <w:r w:rsidR="00D80733" w:rsidRPr="00D80733">
        <w:rPr>
          <w:i/>
          <w:iCs/>
          <w:lang w:val="pt-PT"/>
        </w:rPr>
        <w:t>salary_classification</w:t>
      </w:r>
      <w:proofErr w:type="spellEnd"/>
      <w:r w:rsidR="00D80733">
        <w:rPr>
          <w:i/>
          <w:iCs/>
          <w:lang w:val="pt-PT"/>
        </w:rPr>
        <w:t xml:space="preserve">, </w:t>
      </w:r>
      <w:r w:rsidR="00D80733">
        <w:rPr>
          <w:lang w:val="pt-PT"/>
        </w:rPr>
        <w:t>a técnica de aprendizagem mais robusta</w:t>
      </w:r>
      <w:r w:rsidR="009B41C8">
        <w:rPr>
          <w:lang w:val="pt-PT"/>
        </w:rPr>
        <w:t xml:space="preserve">, redes </w:t>
      </w:r>
      <w:proofErr w:type="spellStart"/>
      <w:r w:rsidR="009B41C8">
        <w:rPr>
          <w:lang w:val="pt-PT"/>
        </w:rPr>
        <w:t>neuromais</w:t>
      </w:r>
      <w:proofErr w:type="spellEnd"/>
      <w:r w:rsidR="009B41C8">
        <w:rPr>
          <w:lang w:val="pt-PT"/>
        </w:rPr>
        <w:t>,</w:t>
      </w:r>
      <w:r w:rsidR="00A9146B">
        <w:rPr>
          <w:lang w:val="pt-PT"/>
        </w:rPr>
        <w:t xml:space="preserve"> </w:t>
      </w:r>
      <w:r w:rsidR="00D80733">
        <w:rPr>
          <w:lang w:val="pt-PT"/>
        </w:rPr>
        <w:t>não</w:t>
      </w:r>
      <w:r w:rsidR="009B41C8">
        <w:rPr>
          <w:lang w:val="pt-PT"/>
        </w:rPr>
        <w:t xml:space="preserve"> necessariamente produziu o melhor resultado. </w:t>
      </w:r>
      <w:r w:rsidR="007B3541">
        <w:rPr>
          <w:lang w:val="pt-PT"/>
        </w:rPr>
        <w:t>A</w:t>
      </w:r>
      <w:r w:rsidR="003F75AB">
        <w:rPr>
          <w:lang w:val="pt-PT"/>
        </w:rPr>
        <w:t xml:space="preserve"> </w:t>
      </w:r>
      <w:r w:rsidR="007B3541">
        <w:rPr>
          <w:lang w:val="pt-PT"/>
        </w:rPr>
        <w:t xml:space="preserve">fim de melhorar os resultados obtidos </w:t>
      </w:r>
      <w:r w:rsidR="00A36AC5">
        <w:rPr>
          <w:lang w:val="pt-PT"/>
        </w:rPr>
        <w:t>nomeadamente com as redes neuronais podia-se ter recorrido ao uso</w:t>
      </w:r>
      <w:r w:rsidR="003F75AB">
        <w:rPr>
          <w:lang w:val="pt-PT"/>
        </w:rPr>
        <w:t xml:space="preserve"> de</w:t>
      </w:r>
      <w:r w:rsidR="00A36AC5">
        <w:rPr>
          <w:lang w:val="pt-PT"/>
        </w:rPr>
        <w:t xml:space="preserve"> </w:t>
      </w:r>
      <w:r w:rsidR="003F75AB">
        <w:rPr>
          <w:lang w:val="pt-PT"/>
        </w:rPr>
        <w:t xml:space="preserve">técnicas de </w:t>
      </w:r>
      <w:proofErr w:type="spellStart"/>
      <w:r w:rsidR="003F75AB" w:rsidRPr="003F75AB">
        <w:rPr>
          <w:i/>
          <w:iCs/>
          <w:lang w:val="pt-PT"/>
        </w:rPr>
        <w:t>feature</w:t>
      </w:r>
      <w:proofErr w:type="spellEnd"/>
      <w:r w:rsidR="003F75AB" w:rsidRPr="003F75AB">
        <w:rPr>
          <w:i/>
          <w:iCs/>
          <w:lang w:val="pt-PT"/>
        </w:rPr>
        <w:t xml:space="preserve"> </w:t>
      </w:r>
      <w:proofErr w:type="spellStart"/>
      <w:r w:rsidR="003F75AB" w:rsidRPr="003F75AB">
        <w:rPr>
          <w:i/>
          <w:iCs/>
          <w:lang w:val="pt-PT"/>
        </w:rPr>
        <w:t>selection</w:t>
      </w:r>
      <w:proofErr w:type="spellEnd"/>
      <w:r w:rsidR="003F75AB">
        <w:rPr>
          <w:lang w:val="pt-PT"/>
        </w:rPr>
        <w:t xml:space="preserve">, que iriam indicar as </w:t>
      </w:r>
      <w:proofErr w:type="spellStart"/>
      <w:r w:rsidR="003F75AB">
        <w:rPr>
          <w:lang w:val="pt-PT"/>
        </w:rPr>
        <w:t>features</w:t>
      </w:r>
      <w:proofErr w:type="spellEnd"/>
      <w:r w:rsidR="003F75AB">
        <w:rPr>
          <w:lang w:val="pt-PT"/>
        </w:rPr>
        <w:t xml:space="preserve"> mais bem qualificadas para </w:t>
      </w:r>
      <w:r w:rsidR="00F31E96">
        <w:rPr>
          <w:lang w:val="pt-PT"/>
        </w:rPr>
        <w:t xml:space="preserve">aprendizagem autónoma presentes neste </w:t>
      </w:r>
      <w:proofErr w:type="spellStart"/>
      <w:r w:rsidR="00F31E96">
        <w:rPr>
          <w:lang w:val="pt-PT"/>
        </w:rPr>
        <w:t>dataset</w:t>
      </w:r>
      <w:proofErr w:type="spellEnd"/>
      <w:r w:rsidR="00F31E96">
        <w:rPr>
          <w:lang w:val="pt-PT"/>
        </w:rPr>
        <w:t>.</w:t>
      </w:r>
    </w:p>
    <w:p w14:paraId="1843BC5C" w14:textId="21353003" w:rsidR="00D73FC1" w:rsidRPr="00FC0139" w:rsidRDefault="00D73FC1" w:rsidP="00FC0139">
      <w:pPr>
        <w:rPr>
          <w:lang w:val="pt-PT"/>
        </w:rPr>
      </w:pPr>
    </w:p>
    <w:sectPr w:rsidR="00D73FC1" w:rsidRPr="00FC0139" w:rsidSect="00B768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0211D" w14:textId="77777777" w:rsidR="00D04B0B" w:rsidRDefault="00D04B0B" w:rsidP="002A7506">
      <w:pPr>
        <w:spacing w:after="0" w:line="240" w:lineRule="auto"/>
      </w:pPr>
      <w:r>
        <w:separator/>
      </w:r>
    </w:p>
  </w:endnote>
  <w:endnote w:type="continuationSeparator" w:id="0">
    <w:p w14:paraId="25E67418" w14:textId="77777777" w:rsidR="00D04B0B" w:rsidRDefault="00D04B0B" w:rsidP="002A7506">
      <w:pPr>
        <w:spacing w:after="0" w:line="240" w:lineRule="auto"/>
      </w:pPr>
      <w:r>
        <w:continuationSeparator/>
      </w:r>
    </w:p>
  </w:endnote>
  <w:endnote w:type="continuationNotice" w:id="1">
    <w:p w14:paraId="4F35C4CE" w14:textId="77777777" w:rsidR="00D04B0B" w:rsidRDefault="00D04B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81DF0" w14:textId="77777777" w:rsidR="00D04B0B" w:rsidRDefault="00D04B0B" w:rsidP="002A7506">
      <w:pPr>
        <w:spacing w:after="0" w:line="240" w:lineRule="auto"/>
      </w:pPr>
      <w:r>
        <w:separator/>
      </w:r>
    </w:p>
  </w:footnote>
  <w:footnote w:type="continuationSeparator" w:id="0">
    <w:p w14:paraId="14B3415D" w14:textId="77777777" w:rsidR="00D04B0B" w:rsidRDefault="00D04B0B" w:rsidP="002A7506">
      <w:pPr>
        <w:spacing w:after="0" w:line="240" w:lineRule="auto"/>
      </w:pPr>
      <w:r>
        <w:continuationSeparator/>
      </w:r>
    </w:p>
  </w:footnote>
  <w:footnote w:type="continuationNotice" w:id="1">
    <w:p w14:paraId="7D9768AF" w14:textId="77777777" w:rsidR="00D04B0B" w:rsidRDefault="00D04B0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444EF"/>
    <w:multiLevelType w:val="hybridMultilevel"/>
    <w:tmpl w:val="89A86D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C50FA"/>
    <w:multiLevelType w:val="hybridMultilevel"/>
    <w:tmpl w:val="82348C80"/>
    <w:lvl w:ilvl="0" w:tplc="92D0C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30B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989A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D657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2D5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D229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81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ECB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66DB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04C0"/>
    <w:multiLevelType w:val="hybridMultilevel"/>
    <w:tmpl w:val="ED2E9296"/>
    <w:lvl w:ilvl="0" w:tplc="1A36CC3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BE54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6E43EB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6E4A0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31441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BD08FC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DD839C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FA6525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2C6B1A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A73204"/>
    <w:multiLevelType w:val="hybridMultilevel"/>
    <w:tmpl w:val="254AFE3A"/>
    <w:lvl w:ilvl="0" w:tplc="A68AB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841F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CAF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8D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67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941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2CDF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56D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34CE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EF3A5D"/>
    <w:multiLevelType w:val="hybridMultilevel"/>
    <w:tmpl w:val="FFFFFFFF"/>
    <w:lvl w:ilvl="0" w:tplc="7DA0D4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3E72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F5A80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AC0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2EA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EAD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946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B834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E2F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35958"/>
    <w:multiLevelType w:val="hybridMultilevel"/>
    <w:tmpl w:val="8BFE3B9C"/>
    <w:lvl w:ilvl="0" w:tplc="286C09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0EB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3C3F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98E9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38BE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70DB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9C5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1C3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C446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E1D43"/>
    <w:multiLevelType w:val="hybridMultilevel"/>
    <w:tmpl w:val="FFFFFFFF"/>
    <w:lvl w:ilvl="0" w:tplc="BAE68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DEE8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D7C11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504C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FEE4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7AB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02E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8A4D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08E0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400761"/>
    <w:multiLevelType w:val="hybridMultilevel"/>
    <w:tmpl w:val="FFFFFFFF"/>
    <w:lvl w:ilvl="0" w:tplc="A4AA9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5634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24046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28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66F1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9A40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16AD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161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FCA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B3461"/>
    <w:multiLevelType w:val="hybridMultilevel"/>
    <w:tmpl w:val="FFFFFFFF"/>
    <w:lvl w:ilvl="0" w:tplc="74C2B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FEAF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BF215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645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0EE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0C22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70DC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62AF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B85F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14796"/>
    <w:multiLevelType w:val="hybridMultilevel"/>
    <w:tmpl w:val="1DC8D83C"/>
    <w:lvl w:ilvl="0" w:tplc="FE324A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68E15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58B827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32E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68EE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1C2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1252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5E74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543D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93F47"/>
    <w:multiLevelType w:val="hybridMultilevel"/>
    <w:tmpl w:val="AFA023E8"/>
    <w:lvl w:ilvl="0" w:tplc="D4CC22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928F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AE43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FE0B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6E4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AA2D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C44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8216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CA90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F2339"/>
    <w:multiLevelType w:val="hybridMultilevel"/>
    <w:tmpl w:val="E82A30CA"/>
    <w:lvl w:ilvl="0" w:tplc="2E142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2E12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7C58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CA4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4A6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029E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1C0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566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9684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E4263"/>
    <w:multiLevelType w:val="hybridMultilevel"/>
    <w:tmpl w:val="FFFFFFFF"/>
    <w:lvl w:ilvl="0" w:tplc="0344B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E87358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43C97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161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903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04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84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2C6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2259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6C7912"/>
    <w:multiLevelType w:val="hybridMultilevel"/>
    <w:tmpl w:val="E9087060"/>
    <w:lvl w:ilvl="0" w:tplc="9BC8DD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7EDB8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E422A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3E9E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A036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9C0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289F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14AE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A618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413578">
    <w:abstractNumId w:val="1"/>
  </w:num>
  <w:num w:numId="2" w16cid:durableId="1398554871">
    <w:abstractNumId w:val="10"/>
  </w:num>
  <w:num w:numId="3" w16cid:durableId="1326473913">
    <w:abstractNumId w:val="3"/>
  </w:num>
  <w:num w:numId="4" w16cid:durableId="1150095222">
    <w:abstractNumId w:val="5"/>
  </w:num>
  <w:num w:numId="5" w16cid:durableId="1668023142">
    <w:abstractNumId w:val="0"/>
  </w:num>
  <w:num w:numId="6" w16cid:durableId="1561674550">
    <w:abstractNumId w:val="13"/>
  </w:num>
  <w:num w:numId="7" w16cid:durableId="723990093">
    <w:abstractNumId w:val="9"/>
  </w:num>
  <w:num w:numId="8" w16cid:durableId="1060637226">
    <w:abstractNumId w:val="12"/>
  </w:num>
  <w:num w:numId="9" w16cid:durableId="1973099682">
    <w:abstractNumId w:val="6"/>
  </w:num>
  <w:num w:numId="10" w16cid:durableId="536085163">
    <w:abstractNumId w:val="8"/>
  </w:num>
  <w:num w:numId="11" w16cid:durableId="1837722329">
    <w:abstractNumId w:val="4"/>
  </w:num>
  <w:num w:numId="12" w16cid:durableId="310446170">
    <w:abstractNumId w:val="7"/>
  </w:num>
  <w:num w:numId="13" w16cid:durableId="1409113963">
    <w:abstractNumId w:val="2"/>
  </w:num>
  <w:num w:numId="14" w16cid:durableId="143270372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muel de Almeida Simões Lira">
    <w15:presenceInfo w15:providerId="AD" w15:userId="S::a94166@uminho.pt::815b5697-19a0-47ef-ae22-4c125ef7b63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27"/>
    <w:rsid w:val="00001221"/>
    <w:rsid w:val="00002856"/>
    <w:rsid w:val="00003163"/>
    <w:rsid w:val="000041E4"/>
    <w:rsid w:val="00004B5E"/>
    <w:rsid w:val="0000505F"/>
    <w:rsid w:val="000061B6"/>
    <w:rsid w:val="000068AD"/>
    <w:rsid w:val="00010152"/>
    <w:rsid w:val="000132C8"/>
    <w:rsid w:val="000150E8"/>
    <w:rsid w:val="00021101"/>
    <w:rsid w:val="00022ACB"/>
    <w:rsid w:val="00023936"/>
    <w:rsid w:val="0002501E"/>
    <w:rsid w:val="00025615"/>
    <w:rsid w:val="00034BEB"/>
    <w:rsid w:val="0003641F"/>
    <w:rsid w:val="000404D6"/>
    <w:rsid w:val="00042EB7"/>
    <w:rsid w:val="00043DF3"/>
    <w:rsid w:val="00045AF0"/>
    <w:rsid w:val="00051DB4"/>
    <w:rsid w:val="000533DC"/>
    <w:rsid w:val="00054979"/>
    <w:rsid w:val="0005633C"/>
    <w:rsid w:val="00057B40"/>
    <w:rsid w:val="00060053"/>
    <w:rsid w:val="0006143E"/>
    <w:rsid w:val="00067C2D"/>
    <w:rsid w:val="000713D9"/>
    <w:rsid w:val="00072005"/>
    <w:rsid w:val="00074666"/>
    <w:rsid w:val="00074DAE"/>
    <w:rsid w:val="00076DF2"/>
    <w:rsid w:val="00081884"/>
    <w:rsid w:val="0008197D"/>
    <w:rsid w:val="0008238F"/>
    <w:rsid w:val="0008455B"/>
    <w:rsid w:val="00086187"/>
    <w:rsid w:val="000908DD"/>
    <w:rsid w:val="00090F84"/>
    <w:rsid w:val="00093A34"/>
    <w:rsid w:val="000A0114"/>
    <w:rsid w:val="000A0ECD"/>
    <w:rsid w:val="000A361A"/>
    <w:rsid w:val="000A3E6E"/>
    <w:rsid w:val="000A43C8"/>
    <w:rsid w:val="000A447D"/>
    <w:rsid w:val="000A5826"/>
    <w:rsid w:val="000A5DAC"/>
    <w:rsid w:val="000A6104"/>
    <w:rsid w:val="000A610B"/>
    <w:rsid w:val="000A6D1C"/>
    <w:rsid w:val="000B0292"/>
    <w:rsid w:val="000B093D"/>
    <w:rsid w:val="000B0D29"/>
    <w:rsid w:val="000B1481"/>
    <w:rsid w:val="000B2030"/>
    <w:rsid w:val="000B31A8"/>
    <w:rsid w:val="000B6146"/>
    <w:rsid w:val="000C0F80"/>
    <w:rsid w:val="000C4293"/>
    <w:rsid w:val="000D123A"/>
    <w:rsid w:val="000D4387"/>
    <w:rsid w:val="000D4D5C"/>
    <w:rsid w:val="000D51A5"/>
    <w:rsid w:val="000E4C4E"/>
    <w:rsid w:val="000E4F08"/>
    <w:rsid w:val="000E71E9"/>
    <w:rsid w:val="000E73EC"/>
    <w:rsid w:val="000F202E"/>
    <w:rsid w:val="000F2AAE"/>
    <w:rsid w:val="000F2D7F"/>
    <w:rsid w:val="000F5647"/>
    <w:rsid w:val="000F5D45"/>
    <w:rsid w:val="000F64A6"/>
    <w:rsid w:val="000F75B3"/>
    <w:rsid w:val="0010072E"/>
    <w:rsid w:val="00101B9F"/>
    <w:rsid w:val="00105A55"/>
    <w:rsid w:val="00105FAE"/>
    <w:rsid w:val="0010667A"/>
    <w:rsid w:val="00107256"/>
    <w:rsid w:val="001102CB"/>
    <w:rsid w:val="00110733"/>
    <w:rsid w:val="00110A3B"/>
    <w:rsid w:val="00111CF7"/>
    <w:rsid w:val="00112C27"/>
    <w:rsid w:val="00112D54"/>
    <w:rsid w:val="0011665E"/>
    <w:rsid w:val="00120BB2"/>
    <w:rsid w:val="00122B95"/>
    <w:rsid w:val="00122E3C"/>
    <w:rsid w:val="00123BB6"/>
    <w:rsid w:val="001240B9"/>
    <w:rsid w:val="001270BE"/>
    <w:rsid w:val="0013344F"/>
    <w:rsid w:val="00133613"/>
    <w:rsid w:val="001347D3"/>
    <w:rsid w:val="00135CA0"/>
    <w:rsid w:val="001367C6"/>
    <w:rsid w:val="00137719"/>
    <w:rsid w:val="00140CE2"/>
    <w:rsid w:val="00143759"/>
    <w:rsid w:val="001446AA"/>
    <w:rsid w:val="00144E1F"/>
    <w:rsid w:val="00147293"/>
    <w:rsid w:val="00150678"/>
    <w:rsid w:val="001510EF"/>
    <w:rsid w:val="00153EC8"/>
    <w:rsid w:val="00154C27"/>
    <w:rsid w:val="001568D9"/>
    <w:rsid w:val="0015733C"/>
    <w:rsid w:val="0016411E"/>
    <w:rsid w:val="00165685"/>
    <w:rsid w:val="001674D5"/>
    <w:rsid w:val="001676C7"/>
    <w:rsid w:val="00170BDB"/>
    <w:rsid w:val="001716B3"/>
    <w:rsid w:val="0017521F"/>
    <w:rsid w:val="00176734"/>
    <w:rsid w:val="00177EFF"/>
    <w:rsid w:val="00187E82"/>
    <w:rsid w:val="00190884"/>
    <w:rsid w:val="0019127B"/>
    <w:rsid w:val="00192511"/>
    <w:rsid w:val="001966CB"/>
    <w:rsid w:val="00197C61"/>
    <w:rsid w:val="001A1FE3"/>
    <w:rsid w:val="001A5290"/>
    <w:rsid w:val="001B08CD"/>
    <w:rsid w:val="001B2F55"/>
    <w:rsid w:val="001C01B2"/>
    <w:rsid w:val="001C076B"/>
    <w:rsid w:val="001C4FFB"/>
    <w:rsid w:val="001C7BC4"/>
    <w:rsid w:val="001C7D48"/>
    <w:rsid w:val="001D3320"/>
    <w:rsid w:val="001D3650"/>
    <w:rsid w:val="001D449C"/>
    <w:rsid w:val="001D5473"/>
    <w:rsid w:val="001D68F4"/>
    <w:rsid w:val="001D6CA5"/>
    <w:rsid w:val="001D7596"/>
    <w:rsid w:val="001E14D7"/>
    <w:rsid w:val="001E1D02"/>
    <w:rsid w:val="001E200B"/>
    <w:rsid w:val="001E38F5"/>
    <w:rsid w:val="001E3A6F"/>
    <w:rsid w:val="001E3D3B"/>
    <w:rsid w:val="001E4CE7"/>
    <w:rsid w:val="001E5BE8"/>
    <w:rsid w:val="001E7BFC"/>
    <w:rsid w:val="001F144D"/>
    <w:rsid w:val="001F1C3F"/>
    <w:rsid w:val="001F335D"/>
    <w:rsid w:val="001F4EA2"/>
    <w:rsid w:val="00200B17"/>
    <w:rsid w:val="00201731"/>
    <w:rsid w:val="00202487"/>
    <w:rsid w:val="00203718"/>
    <w:rsid w:val="00205302"/>
    <w:rsid w:val="002054E4"/>
    <w:rsid w:val="0020583F"/>
    <w:rsid w:val="002062D5"/>
    <w:rsid w:val="00207F48"/>
    <w:rsid w:val="002102F7"/>
    <w:rsid w:val="00211634"/>
    <w:rsid w:val="00212EFA"/>
    <w:rsid w:val="00214BCE"/>
    <w:rsid w:val="00215887"/>
    <w:rsid w:val="00215F9D"/>
    <w:rsid w:val="002217B8"/>
    <w:rsid w:val="002226AA"/>
    <w:rsid w:val="00222B6D"/>
    <w:rsid w:val="002242B6"/>
    <w:rsid w:val="0022559F"/>
    <w:rsid w:val="002314A9"/>
    <w:rsid w:val="00243C3C"/>
    <w:rsid w:val="00244146"/>
    <w:rsid w:val="00245081"/>
    <w:rsid w:val="00245B6C"/>
    <w:rsid w:val="00246D2A"/>
    <w:rsid w:val="002477FB"/>
    <w:rsid w:val="00247802"/>
    <w:rsid w:val="00250967"/>
    <w:rsid w:val="00251DA4"/>
    <w:rsid w:val="00253C9E"/>
    <w:rsid w:val="00254658"/>
    <w:rsid w:val="00256CD8"/>
    <w:rsid w:val="0026026E"/>
    <w:rsid w:val="00267B1B"/>
    <w:rsid w:val="00270B98"/>
    <w:rsid w:val="00271085"/>
    <w:rsid w:val="00273534"/>
    <w:rsid w:val="002754EF"/>
    <w:rsid w:val="002818D4"/>
    <w:rsid w:val="00282027"/>
    <w:rsid w:val="0028279F"/>
    <w:rsid w:val="002861C4"/>
    <w:rsid w:val="00287213"/>
    <w:rsid w:val="002921D2"/>
    <w:rsid w:val="00296FD5"/>
    <w:rsid w:val="00297D23"/>
    <w:rsid w:val="002A258E"/>
    <w:rsid w:val="002A4C56"/>
    <w:rsid w:val="002A4D05"/>
    <w:rsid w:val="002A4E8E"/>
    <w:rsid w:val="002A5BAA"/>
    <w:rsid w:val="002A7506"/>
    <w:rsid w:val="002B240A"/>
    <w:rsid w:val="002B288B"/>
    <w:rsid w:val="002B3381"/>
    <w:rsid w:val="002B457E"/>
    <w:rsid w:val="002B54DE"/>
    <w:rsid w:val="002C0EC6"/>
    <w:rsid w:val="002C279E"/>
    <w:rsid w:val="002C55FD"/>
    <w:rsid w:val="002C58C3"/>
    <w:rsid w:val="002C6DE0"/>
    <w:rsid w:val="002C7124"/>
    <w:rsid w:val="002D1F8D"/>
    <w:rsid w:val="002D3B3B"/>
    <w:rsid w:val="002D547C"/>
    <w:rsid w:val="002D5E91"/>
    <w:rsid w:val="002D67AF"/>
    <w:rsid w:val="002D68B1"/>
    <w:rsid w:val="002D74C5"/>
    <w:rsid w:val="002E0BC4"/>
    <w:rsid w:val="002E6BE6"/>
    <w:rsid w:val="002F3610"/>
    <w:rsid w:val="002F77C4"/>
    <w:rsid w:val="003013C4"/>
    <w:rsid w:val="00301732"/>
    <w:rsid w:val="0030563E"/>
    <w:rsid w:val="00306CF0"/>
    <w:rsid w:val="00312E6F"/>
    <w:rsid w:val="00314772"/>
    <w:rsid w:val="00316FFD"/>
    <w:rsid w:val="003210E2"/>
    <w:rsid w:val="00322508"/>
    <w:rsid w:val="00323755"/>
    <w:rsid w:val="00325A01"/>
    <w:rsid w:val="00331203"/>
    <w:rsid w:val="00331B3D"/>
    <w:rsid w:val="00333075"/>
    <w:rsid w:val="00333EEE"/>
    <w:rsid w:val="00334AE7"/>
    <w:rsid w:val="003371D4"/>
    <w:rsid w:val="003401C9"/>
    <w:rsid w:val="003407DF"/>
    <w:rsid w:val="00340EBB"/>
    <w:rsid w:val="00342FB3"/>
    <w:rsid w:val="00344ABE"/>
    <w:rsid w:val="003523F0"/>
    <w:rsid w:val="00352EA3"/>
    <w:rsid w:val="003541D3"/>
    <w:rsid w:val="0036039E"/>
    <w:rsid w:val="003623CC"/>
    <w:rsid w:val="0036400E"/>
    <w:rsid w:val="00364E0A"/>
    <w:rsid w:val="00367112"/>
    <w:rsid w:val="003701D5"/>
    <w:rsid w:val="003716C5"/>
    <w:rsid w:val="00371E9C"/>
    <w:rsid w:val="003735B1"/>
    <w:rsid w:val="00377D5F"/>
    <w:rsid w:val="003805CD"/>
    <w:rsid w:val="0038257A"/>
    <w:rsid w:val="003832E6"/>
    <w:rsid w:val="003925C7"/>
    <w:rsid w:val="00393221"/>
    <w:rsid w:val="00395D58"/>
    <w:rsid w:val="003978C9"/>
    <w:rsid w:val="0039799A"/>
    <w:rsid w:val="003A037F"/>
    <w:rsid w:val="003A0903"/>
    <w:rsid w:val="003A1547"/>
    <w:rsid w:val="003A48C8"/>
    <w:rsid w:val="003A6CEF"/>
    <w:rsid w:val="003A759F"/>
    <w:rsid w:val="003B6A51"/>
    <w:rsid w:val="003C0162"/>
    <w:rsid w:val="003C1563"/>
    <w:rsid w:val="003C45EA"/>
    <w:rsid w:val="003C589C"/>
    <w:rsid w:val="003C694E"/>
    <w:rsid w:val="003D163D"/>
    <w:rsid w:val="003D1E4D"/>
    <w:rsid w:val="003D227B"/>
    <w:rsid w:val="003D228D"/>
    <w:rsid w:val="003D2663"/>
    <w:rsid w:val="003D2A99"/>
    <w:rsid w:val="003D3F7F"/>
    <w:rsid w:val="003D448C"/>
    <w:rsid w:val="003D4D7C"/>
    <w:rsid w:val="003D5876"/>
    <w:rsid w:val="003D6EFA"/>
    <w:rsid w:val="003E0259"/>
    <w:rsid w:val="003E0567"/>
    <w:rsid w:val="003E1F58"/>
    <w:rsid w:val="003E3458"/>
    <w:rsid w:val="003E5400"/>
    <w:rsid w:val="003F4991"/>
    <w:rsid w:val="003F75AB"/>
    <w:rsid w:val="00400211"/>
    <w:rsid w:val="00401D7B"/>
    <w:rsid w:val="00401D9D"/>
    <w:rsid w:val="00404200"/>
    <w:rsid w:val="00406BF1"/>
    <w:rsid w:val="00407845"/>
    <w:rsid w:val="00410103"/>
    <w:rsid w:val="004115E9"/>
    <w:rsid w:val="00411FA0"/>
    <w:rsid w:val="0041279A"/>
    <w:rsid w:val="00412F8B"/>
    <w:rsid w:val="00417DD3"/>
    <w:rsid w:val="0042209D"/>
    <w:rsid w:val="004220F6"/>
    <w:rsid w:val="00423002"/>
    <w:rsid w:val="00424173"/>
    <w:rsid w:val="00424940"/>
    <w:rsid w:val="0043115C"/>
    <w:rsid w:val="00433752"/>
    <w:rsid w:val="00433E52"/>
    <w:rsid w:val="00434404"/>
    <w:rsid w:val="0043512B"/>
    <w:rsid w:val="00435F9E"/>
    <w:rsid w:val="00442925"/>
    <w:rsid w:val="00443756"/>
    <w:rsid w:val="0044490E"/>
    <w:rsid w:val="004449C8"/>
    <w:rsid w:val="00445E5F"/>
    <w:rsid w:val="00445EE2"/>
    <w:rsid w:val="0044756A"/>
    <w:rsid w:val="0045046F"/>
    <w:rsid w:val="00451BFA"/>
    <w:rsid w:val="00452E0F"/>
    <w:rsid w:val="00452F24"/>
    <w:rsid w:val="00453ACA"/>
    <w:rsid w:val="004540D2"/>
    <w:rsid w:val="00460319"/>
    <w:rsid w:val="00461385"/>
    <w:rsid w:val="00463A21"/>
    <w:rsid w:val="00465062"/>
    <w:rsid w:val="00466263"/>
    <w:rsid w:val="00467098"/>
    <w:rsid w:val="004672E8"/>
    <w:rsid w:val="00470398"/>
    <w:rsid w:val="004716B8"/>
    <w:rsid w:val="004726C6"/>
    <w:rsid w:val="004729E7"/>
    <w:rsid w:val="00473048"/>
    <w:rsid w:val="00474F9E"/>
    <w:rsid w:val="00477FAF"/>
    <w:rsid w:val="0049575E"/>
    <w:rsid w:val="00497003"/>
    <w:rsid w:val="004A1CCC"/>
    <w:rsid w:val="004A35F2"/>
    <w:rsid w:val="004B2054"/>
    <w:rsid w:val="004B353C"/>
    <w:rsid w:val="004B3E8A"/>
    <w:rsid w:val="004B4007"/>
    <w:rsid w:val="004B4CF3"/>
    <w:rsid w:val="004B6F5C"/>
    <w:rsid w:val="004B71E9"/>
    <w:rsid w:val="004B790D"/>
    <w:rsid w:val="004C1094"/>
    <w:rsid w:val="004C34A1"/>
    <w:rsid w:val="004C50C5"/>
    <w:rsid w:val="004C6521"/>
    <w:rsid w:val="004D11F0"/>
    <w:rsid w:val="004D23BD"/>
    <w:rsid w:val="004D3714"/>
    <w:rsid w:val="004E07F4"/>
    <w:rsid w:val="004E111C"/>
    <w:rsid w:val="004E1A7D"/>
    <w:rsid w:val="004E274A"/>
    <w:rsid w:val="004E2E8F"/>
    <w:rsid w:val="004E3F65"/>
    <w:rsid w:val="004E6E7A"/>
    <w:rsid w:val="004E76CD"/>
    <w:rsid w:val="004F1017"/>
    <w:rsid w:val="004F15E4"/>
    <w:rsid w:val="004F2E4A"/>
    <w:rsid w:val="004F4CCA"/>
    <w:rsid w:val="004F4E55"/>
    <w:rsid w:val="004F6653"/>
    <w:rsid w:val="004F7019"/>
    <w:rsid w:val="004F72CA"/>
    <w:rsid w:val="00502768"/>
    <w:rsid w:val="00504A8B"/>
    <w:rsid w:val="00505870"/>
    <w:rsid w:val="00506624"/>
    <w:rsid w:val="00507C92"/>
    <w:rsid w:val="005103FB"/>
    <w:rsid w:val="00510B39"/>
    <w:rsid w:val="005115E1"/>
    <w:rsid w:val="00516201"/>
    <w:rsid w:val="005179D8"/>
    <w:rsid w:val="00520127"/>
    <w:rsid w:val="00521B41"/>
    <w:rsid w:val="00523A39"/>
    <w:rsid w:val="00523E65"/>
    <w:rsid w:val="005248A0"/>
    <w:rsid w:val="005249BE"/>
    <w:rsid w:val="00524C22"/>
    <w:rsid w:val="00531624"/>
    <w:rsid w:val="00533B05"/>
    <w:rsid w:val="00536BE9"/>
    <w:rsid w:val="00537199"/>
    <w:rsid w:val="00537317"/>
    <w:rsid w:val="005379EA"/>
    <w:rsid w:val="00540E21"/>
    <w:rsid w:val="0054131E"/>
    <w:rsid w:val="0054218B"/>
    <w:rsid w:val="00544DA0"/>
    <w:rsid w:val="00545D03"/>
    <w:rsid w:val="00550E9E"/>
    <w:rsid w:val="00551F14"/>
    <w:rsid w:val="005551E1"/>
    <w:rsid w:val="00556D1E"/>
    <w:rsid w:val="00557EC6"/>
    <w:rsid w:val="00561129"/>
    <w:rsid w:val="005616CC"/>
    <w:rsid w:val="00562FBC"/>
    <w:rsid w:val="00564DED"/>
    <w:rsid w:val="00570E5B"/>
    <w:rsid w:val="00571036"/>
    <w:rsid w:val="00572A98"/>
    <w:rsid w:val="005746A3"/>
    <w:rsid w:val="00575C70"/>
    <w:rsid w:val="005800CA"/>
    <w:rsid w:val="0058380C"/>
    <w:rsid w:val="00583F95"/>
    <w:rsid w:val="00584655"/>
    <w:rsid w:val="00584DA8"/>
    <w:rsid w:val="00587DDC"/>
    <w:rsid w:val="005958A9"/>
    <w:rsid w:val="005A002E"/>
    <w:rsid w:val="005A1284"/>
    <w:rsid w:val="005A408B"/>
    <w:rsid w:val="005A6583"/>
    <w:rsid w:val="005A6C47"/>
    <w:rsid w:val="005A7533"/>
    <w:rsid w:val="005B0D38"/>
    <w:rsid w:val="005B1205"/>
    <w:rsid w:val="005B1584"/>
    <w:rsid w:val="005B16F8"/>
    <w:rsid w:val="005B59A0"/>
    <w:rsid w:val="005B5D41"/>
    <w:rsid w:val="005C112F"/>
    <w:rsid w:val="005C19C4"/>
    <w:rsid w:val="005C1F71"/>
    <w:rsid w:val="005C480B"/>
    <w:rsid w:val="005C65CD"/>
    <w:rsid w:val="005D0B2C"/>
    <w:rsid w:val="005D0C27"/>
    <w:rsid w:val="005D2331"/>
    <w:rsid w:val="005D3358"/>
    <w:rsid w:val="005D4647"/>
    <w:rsid w:val="005D55A9"/>
    <w:rsid w:val="005E08F0"/>
    <w:rsid w:val="005E2494"/>
    <w:rsid w:val="005E3022"/>
    <w:rsid w:val="005E3BEE"/>
    <w:rsid w:val="005E5201"/>
    <w:rsid w:val="005E6368"/>
    <w:rsid w:val="005E7AD9"/>
    <w:rsid w:val="005F2DD1"/>
    <w:rsid w:val="005F379A"/>
    <w:rsid w:val="005F38A9"/>
    <w:rsid w:val="005F491C"/>
    <w:rsid w:val="005F57A3"/>
    <w:rsid w:val="005F75FE"/>
    <w:rsid w:val="005F78BF"/>
    <w:rsid w:val="006006E4"/>
    <w:rsid w:val="00601D5E"/>
    <w:rsid w:val="00601FCC"/>
    <w:rsid w:val="0060455B"/>
    <w:rsid w:val="00605C28"/>
    <w:rsid w:val="0060680F"/>
    <w:rsid w:val="00610792"/>
    <w:rsid w:val="00611342"/>
    <w:rsid w:val="0061147D"/>
    <w:rsid w:val="006119D3"/>
    <w:rsid w:val="0061249D"/>
    <w:rsid w:val="00624B99"/>
    <w:rsid w:val="00624DF1"/>
    <w:rsid w:val="006266E8"/>
    <w:rsid w:val="006317F4"/>
    <w:rsid w:val="0064024A"/>
    <w:rsid w:val="00641952"/>
    <w:rsid w:val="00641D6B"/>
    <w:rsid w:val="00641FA2"/>
    <w:rsid w:val="0064313A"/>
    <w:rsid w:val="006436C7"/>
    <w:rsid w:val="00644A93"/>
    <w:rsid w:val="006461D1"/>
    <w:rsid w:val="00647805"/>
    <w:rsid w:val="006502EC"/>
    <w:rsid w:val="00650FE8"/>
    <w:rsid w:val="006525AF"/>
    <w:rsid w:val="00653377"/>
    <w:rsid w:val="00655670"/>
    <w:rsid w:val="00655A3F"/>
    <w:rsid w:val="0065629A"/>
    <w:rsid w:val="00663335"/>
    <w:rsid w:val="006649FB"/>
    <w:rsid w:val="00666404"/>
    <w:rsid w:val="006732B3"/>
    <w:rsid w:val="0067464A"/>
    <w:rsid w:val="00677BF5"/>
    <w:rsid w:val="0068391C"/>
    <w:rsid w:val="00683970"/>
    <w:rsid w:val="006853B5"/>
    <w:rsid w:val="00692004"/>
    <w:rsid w:val="006923E2"/>
    <w:rsid w:val="0069572E"/>
    <w:rsid w:val="006958D2"/>
    <w:rsid w:val="00697525"/>
    <w:rsid w:val="006A16BB"/>
    <w:rsid w:val="006A3E1C"/>
    <w:rsid w:val="006A6402"/>
    <w:rsid w:val="006A68C6"/>
    <w:rsid w:val="006B412B"/>
    <w:rsid w:val="006B4824"/>
    <w:rsid w:val="006B54A8"/>
    <w:rsid w:val="006B7102"/>
    <w:rsid w:val="006C06CE"/>
    <w:rsid w:val="006C0839"/>
    <w:rsid w:val="006C0F9D"/>
    <w:rsid w:val="006C2301"/>
    <w:rsid w:val="006C4228"/>
    <w:rsid w:val="006C5363"/>
    <w:rsid w:val="006C57ED"/>
    <w:rsid w:val="006D1A6A"/>
    <w:rsid w:val="006D5FD5"/>
    <w:rsid w:val="006E09C7"/>
    <w:rsid w:val="006E4588"/>
    <w:rsid w:val="006E5102"/>
    <w:rsid w:val="006E5E4C"/>
    <w:rsid w:val="006F0103"/>
    <w:rsid w:val="006F11B7"/>
    <w:rsid w:val="006F1C8C"/>
    <w:rsid w:val="006F34B4"/>
    <w:rsid w:val="006F3ED9"/>
    <w:rsid w:val="006F4365"/>
    <w:rsid w:val="006F4F28"/>
    <w:rsid w:val="00701F3E"/>
    <w:rsid w:val="007021DF"/>
    <w:rsid w:val="00703C89"/>
    <w:rsid w:val="00706642"/>
    <w:rsid w:val="007108C9"/>
    <w:rsid w:val="00710E0D"/>
    <w:rsid w:val="007168B9"/>
    <w:rsid w:val="00721607"/>
    <w:rsid w:val="00722D41"/>
    <w:rsid w:val="0072349A"/>
    <w:rsid w:val="00724485"/>
    <w:rsid w:val="00725051"/>
    <w:rsid w:val="0072517B"/>
    <w:rsid w:val="0073058D"/>
    <w:rsid w:val="0073222F"/>
    <w:rsid w:val="007323D8"/>
    <w:rsid w:val="00733B40"/>
    <w:rsid w:val="007353FB"/>
    <w:rsid w:val="0073546B"/>
    <w:rsid w:val="00736F2D"/>
    <w:rsid w:val="007402D9"/>
    <w:rsid w:val="00740D37"/>
    <w:rsid w:val="00741C0E"/>
    <w:rsid w:val="00741DCE"/>
    <w:rsid w:val="00743760"/>
    <w:rsid w:val="0074394A"/>
    <w:rsid w:val="00743EC8"/>
    <w:rsid w:val="00745BCC"/>
    <w:rsid w:val="007462D9"/>
    <w:rsid w:val="007477F6"/>
    <w:rsid w:val="00751647"/>
    <w:rsid w:val="007522AD"/>
    <w:rsid w:val="00754A36"/>
    <w:rsid w:val="0076006C"/>
    <w:rsid w:val="007611F4"/>
    <w:rsid w:val="00761F14"/>
    <w:rsid w:val="00762551"/>
    <w:rsid w:val="00762D8A"/>
    <w:rsid w:val="0076526C"/>
    <w:rsid w:val="0076616E"/>
    <w:rsid w:val="00766B43"/>
    <w:rsid w:val="007744C1"/>
    <w:rsid w:val="007809C5"/>
    <w:rsid w:val="007836C0"/>
    <w:rsid w:val="0078676C"/>
    <w:rsid w:val="00787F68"/>
    <w:rsid w:val="007931BC"/>
    <w:rsid w:val="0079485C"/>
    <w:rsid w:val="00794F21"/>
    <w:rsid w:val="00795018"/>
    <w:rsid w:val="00795937"/>
    <w:rsid w:val="007A01AB"/>
    <w:rsid w:val="007A13D2"/>
    <w:rsid w:val="007A2172"/>
    <w:rsid w:val="007A395A"/>
    <w:rsid w:val="007A6783"/>
    <w:rsid w:val="007B106F"/>
    <w:rsid w:val="007B19F6"/>
    <w:rsid w:val="007B2DA5"/>
    <w:rsid w:val="007B3541"/>
    <w:rsid w:val="007B3FB7"/>
    <w:rsid w:val="007B4C2C"/>
    <w:rsid w:val="007B5403"/>
    <w:rsid w:val="007C283D"/>
    <w:rsid w:val="007C3B71"/>
    <w:rsid w:val="007C4A02"/>
    <w:rsid w:val="007C65B8"/>
    <w:rsid w:val="007C713B"/>
    <w:rsid w:val="007C7F86"/>
    <w:rsid w:val="007D2109"/>
    <w:rsid w:val="007D2768"/>
    <w:rsid w:val="007E27E0"/>
    <w:rsid w:val="007E5821"/>
    <w:rsid w:val="007E6A2F"/>
    <w:rsid w:val="007F0E2A"/>
    <w:rsid w:val="007F2139"/>
    <w:rsid w:val="007F29F1"/>
    <w:rsid w:val="007F3994"/>
    <w:rsid w:val="007F43B3"/>
    <w:rsid w:val="007F5444"/>
    <w:rsid w:val="00801C13"/>
    <w:rsid w:val="0080579D"/>
    <w:rsid w:val="00810C41"/>
    <w:rsid w:val="00810C4A"/>
    <w:rsid w:val="00823F51"/>
    <w:rsid w:val="00824EDB"/>
    <w:rsid w:val="00826F5F"/>
    <w:rsid w:val="00830719"/>
    <w:rsid w:val="008342EC"/>
    <w:rsid w:val="008365AE"/>
    <w:rsid w:val="0083679C"/>
    <w:rsid w:val="00842C9F"/>
    <w:rsid w:val="00844409"/>
    <w:rsid w:val="008450A3"/>
    <w:rsid w:val="0084554A"/>
    <w:rsid w:val="0085668D"/>
    <w:rsid w:val="008576A8"/>
    <w:rsid w:val="00857C05"/>
    <w:rsid w:val="00864A13"/>
    <w:rsid w:val="008663DF"/>
    <w:rsid w:val="008675BF"/>
    <w:rsid w:val="00867A07"/>
    <w:rsid w:val="00867E38"/>
    <w:rsid w:val="00870712"/>
    <w:rsid w:val="008718AA"/>
    <w:rsid w:val="00871A9B"/>
    <w:rsid w:val="00871ADB"/>
    <w:rsid w:val="008727CA"/>
    <w:rsid w:val="008741AA"/>
    <w:rsid w:val="00874467"/>
    <w:rsid w:val="00875BD9"/>
    <w:rsid w:val="00880677"/>
    <w:rsid w:val="00880F3F"/>
    <w:rsid w:val="00886334"/>
    <w:rsid w:val="00886C51"/>
    <w:rsid w:val="0088716B"/>
    <w:rsid w:val="00894FF3"/>
    <w:rsid w:val="008977A2"/>
    <w:rsid w:val="008A19F1"/>
    <w:rsid w:val="008A2E42"/>
    <w:rsid w:val="008A54EF"/>
    <w:rsid w:val="008A6C52"/>
    <w:rsid w:val="008B15E0"/>
    <w:rsid w:val="008B5343"/>
    <w:rsid w:val="008C26B8"/>
    <w:rsid w:val="008C6FE4"/>
    <w:rsid w:val="008C7AD7"/>
    <w:rsid w:val="008D1AF9"/>
    <w:rsid w:val="008D1CE1"/>
    <w:rsid w:val="008D63C5"/>
    <w:rsid w:val="008E1848"/>
    <w:rsid w:val="008E3259"/>
    <w:rsid w:val="008E4AFF"/>
    <w:rsid w:val="008F3810"/>
    <w:rsid w:val="008F5E04"/>
    <w:rsid w:val="008F716F"/>
    <w:rsid w:val="00900115"/>
    <w:rsid w:val="00902FA4"/>
    <w:rsid w:val="00903570"/>
    <w:rsid w:val="00903FB9"/>
    <w:rsid w:val="0090469C"/>
    <w:rsid w:val="0090546D"/>
    <w:rsid w:val="009104B3"/>
    <w:rsid w:val="00911874"/>
    <w:rsid w:val="0091237E"/>
    <w:rsid w:val="00912FFF"/>
    <w:rsid w:val="00913D80"/>
    <w:rsid w:val="00914D66"/>
    <w:rsid w:val="00914FC1"/>
    <w:rsid w:val="0091656E"/>
    <w:rsid w:val="00916D8B"/>
    <w:rsid w:val="00917D1F"/>
    <w:rsid w:val="00921032"/>
    <w:rsid w:val="00921B43"/>
    <w:rsid w:val="00923B95"/>
    <w:rsid w:val="00923C61"/>
    <w:rsid w:val="00924F08"/>
    <w:rsid w:val="00925B3D"/>
    <w:rsid w:val="00926C62"/>
    <w:rsid w:val="00932DEC"/>
    <w:rsid w:val="009365E1"/>
    <w:rsid w:val="00936AB6"/>
    <w:rsid w:val="00936CD3"/>
    <w:rsid w:val="009403A4"/>
    <w:rsid w:val="00940455"/>
    <w:rsid w:val="00940E44"/>
    <w:rsid w:val="0094600F"/>
    <w:rsid w:val="009460BA"/>
    <w:rsid w:val="00951B3F"/>
    <w:rsid w:val="00954564"/>
    <w:rsid w:val="00955AD7"/>
    <w:rsid w:val="009571CA"/>
    <w:rsid w:val="00961BF2"/>
    <w:rsid w:val="00961C54"/>
    <w:rsid w:val="00961F6B"/>
    <w:rsid w:val="00962BE2"/>
    <w:rsid w:val="009633ED"/>
    <w:rsid w:val="0096667D"/>
    <w:rsid w:val="0097150E"/>
    <w:rsid w:val="00972BA8"/>
    <w:rsid w:val="009741B1"/>
    <w:rsid w:val="0097525A"/>
    <w:rsid w:val="00975288"/>
    <w:rsid w:val="00976067"/>
    <w:rsid w:val="00980318"/>
    <w:rsid w:val="00983CFB"/>
    <w:rsid w:val="0098592A"/>
    <w:rsid w:val="00985AB7"/>
    <w:rsid w:val="00990658"/>
    <w:rsid w:val="00992743"/>
    <w:rsid w:val="00992D63"/>
    <w:rsid w:val="00993072"/>
    <w:rsid w:val="0099446F"/>
    <w:rsid w:val="00997294"/>
    <w:rsid w:val="009974F7"/>
    <w:rsid w:val="00997891"/>
    <w:rsid w:val="009A0E37"/>
    <w:rsid w:val="009A15FA"/>
    <w:rsid w:val="009A2007"/>
    <w:rsid w:val="009A21B4"/>
    <w:rsid w:val="009A25C2"/>
    <w:rsid w:val="009A3F61"/>
    <w:rsid w:val="009A4CD6"/>
    <w:rsid w:val="009A5DD7"/>
    <w:rsid w:val="009B02A4"/>
    <w:rsid w:val="009B0F62"/>
    <w:rsid w:val="009B2196"/>
    <w:rsid w:val="009B3B2B"/>
    <w:rsid w:val="009B41C8"/>
    <w:rsid w:val="009B554E"/>
    <w:rsid w:val="009B6814"/>
    <w:rsid w:val="009B697D"/>
    <w:rsid w:val="009C026D"/>
    <w:rsid w:val="009C24DF"/>
    <w:rsid w:val="009C3FBC"/>
    <w:rsid w:val="009C4144"/>
    <w:rsid w:val="009C74BF"/>
    <w:rsid w:val="009D3836"/>
    <w:rsid w:val="009D73E0"/>
    <w:rsid w:val="009D7A0E"/>
    <w:rsid w:val="009E008F"/>
    <w:rsid w:val="009E2968"/>
    <w:rsid w:val="009E2FB3"/>
    <w:rsid w:val="009E47E9"/>
    <w:rsid w:val="009E7E84"/>
    <w:rsid w:val="009F10E0"/>
    <w:rsid w:val="009F1F89"/>
    <w:rsid w:val="009F520B"/>
    <w:rsid w:val="009F6A3B"/>
    <w:rsid w:val="00A0169A"/>
    <w:rsid w:val="00A04D62"/>
    <w:rsid w:val="00A07801"/>
    <w:rsid w:val="00A1587D"/>
    <w:rsid w:val="00A20E3B"/>
    <w:rsid w:val="00A212D8"/>
    <w:rsid w:val="00A23283"/>
    <w:rsid w:val="00A234F4"/>
    <w:rsid w:val="00A23BF9"/>
    <w:rsid w:val="00A24E7D"/>
    <w:rsid w:val="00A2576C"/>
    <w:rsid w:val="00A261AB"/>
    <w:rsid w:val="00A27EF1"/>
    <w:rsid w:val="00A30323"/>
    <w:rsid w:val="00A31F38"/>
    <w:rsid w:val="00A32373"/>
    <w:rsid w:val="00A34588"/>
    <w:rsid w:val="00A35F31"/>
    <w:rsid w:val="00A36AC5"/>
    <w:rsid w:val="00A36DC5"/>
    <w:rsid w:val="00A37089"/>
    <w:rsid w:val="00A45177"/>
    <w:rsid w:val="00A507C4"/>
    <w:rsid w:val="00A52196"/>
    <w:rsid w:val="00A5233A"/>
    <w:rsid w:val="00A52995"/>
    <w:rsid w:val="00A538FB"/>
    <w:rsid w:val="00A53C3E"/>
    <w:rsid w:val="00A53E2F"/>
    <w:rsid w:val="00A547CB"/>
    <w:rsid w:val="00A54A80"/>
    <w:rsid w:val="00A54CC4"/>
    <w:rsid w:val="00A55AF3"/>
    <w:rsid w:val="00A61F00"/>
    <w:rsid w:val="00A669B3"/>
    <w:rsid w:val="00A72827"/>
    <w:rsid w:val="00A72A0A"/>
    <w:rsid w:val="00A7541D"/>
    <w:rsid w:val="00A7545A"/>
    <w:rsid w:val="00A7734C"/>
    <w:rsid w:val="00A77B72"/>
    <w:rsid w:val="00A82DDE"/>
    <w:rsid w:val="00A90AE5"/>
    <w:rsid w:val="00A90AFF"/>
    <w:rsid w:val="00A9146B"/>
    <w:rsid w:val="00A9185A"/>
    <w:rsid w:val="00A9442F"/>
    <w:rsid w:val="00A96148"/>
    <w:rsid w:val="00A964A4"/>
    <w:rsid w:val="00A977E9"/>
    <w:rsid w:val="00A97D3B"/>
    <w:rsid w:val="00AA1CCC"/>
    <w:rsid w:val="00AA36B0"/>
    <w:rsid w:val="00AA3B00"/>
    <w:rsid w:val="00AA4852"/>
    <w:rsid w:val="00AA4D53"/>
    <w:rsid w:val="00AA548D"/>
    <w:rsid w:val="00AA5FA0"/>
    <w:rsid w:val="00AA6590"/>
    <w:rsid w:val="00AA6BAA"/>
    <w:rsid w:val="00AA7CB3"/>
    <w:rsid w:val="00AB0706"/>
    <w:rsid w:val="00AB543D"/>
    <w:rsid w:val="00AB5471"/>
    <w:rsid w:val="00AB59A3"/>
    <w:rsid w:val="00AB5E4B"/>
    <w:rsid w:val="00AC1407"/>
    <w:rsid w:val="00AC2300"/>
    <w:rsid w:val="00AC3E0F"/>
    <w:rsid w:val="00AC6B2C"/>
    <w:rsid w:val="00AD0D8C"/>
    <w:rsid w:val="00AD2CD2"/>
    <w:rsid w:val="00AD52E5"/>
    <w:rsid w:val="00AD54D9"/>
    <w:rsid w:val="00AD5E27"/>
    <w:rsid w:val="00AD645E"/>
    <w:rsid w:val="00AD6C5A"/>
    <w:rsid w:val="00AE73B0"/>
    <w:rsid w:val="00AF033C"/>
    <w:rsid w:val="00AF3116"/>
    <w:rsid w:val="00AF7FBC"/>
    <w:rsid w:val="00B00DDB"/>
    <w:rsid w:val="00B04ACD"/>
    <w:rsid w:val="00B06147"/>
    <w:rsid w:val="00B07B22"/>
    <w:rsid w:val="00B100F9"/>
    <w:rsid w:val="00B1291B"/>
    <w:rsid w:val="00B12CC8"/>
    <w:rsid w:val="00B1508E"/>
    <w:rsid w:val="00B17423"/>
    <w:rsid w:val="00B20E64"/>
    <w:rsid w:val="00B211EA"/>
    <w:rsid w:val="00B21349"/>
    <w:rsid w:val="00B21DA0"/>
    <w:rsid w:val="00B23120"/>
    <w:rsid w:val="00B238E2"/>
    <w:rsid w:val="00B239C2"/>
    <w:rsid w:val="00B2419F"/>
    <w:rsid w:val="00B32A1A"/>
    <w:rsid w:val="00B34B2F"/>
    <w:rsid w:val="00B37840"/>
    <w:rsid w:val="00B43A04"/>
    <w:rsid w:val="00B517D9"/>
    <w:rsid w:val="00B53FB9"/>
    <w:rsid w:val="00B54100"/>
    <w:rsid w:val="00B57331"/>
    <w:rsid w:val="00B60151"/>
    <w:rsid w:val="00B611B7"/>
    <w:rsid w:val="00B61FFF"/>
    <w:rsid w:val="00B6645E"/>
    <w:rsid w:val="00B70B51"/>
    <w:rsid w:val="00B72B10"/>
    <w:rsid w:val="00B73D92"/>
    <w:rsid w:val="00B74941"/>
    <w:rsid w:val="00B7523A"/>
    <w:rsid w:val="00B76844"/>
    <w:rsid w:val="00B776AB"/>
    <w:rsid w:val="00B80017"/>
    <w:rsid w:val="00B81D4B"/>
    <w:rsid w:val="00B8239B"/>
    <w:rsid w:val="00B83009"/>
    <w:rsid w:val="00B8411A"/>
    <w:rsid w:val="00B8472F"/>
    <w:rsid w:val="00B87B9A"/>
    <w:rsid w:val="00B90903"/>
    <w:rsid w:val="00B915CA"/>
    <w:rsid w:val="00B93711"/>
    <w:rsid w:val="00B96F9A"/>
    <w:rsid w:val="00B972A3"/>
    <w:rsid w:val="00BA098D"/>
    <w:rsid w:val="00BA3C66"/>
    <w:rsid w:val="00BA4092"/>
    <w:rsid w:val="00BA4F24"/>
    <w:rsid w:val="00BA6198"/>
    <w:rsid w:val="00BB002F"/>
    <w:rsid w:val="00BB06B8"/>
    <w:rsid w:val="00BB3DF7"/>
    <w:rsid w:val="00BB7B57"/>
    <w:rsid w:val="00BC1933"/>
    <w:rsid w:val="00BC1BBE"/>
    <w:rsid w:val="00BC1C0E"/>
    <w:rsid w:val="00BC1C1E"/>
    <w:rsid w:val="00BC2CDC"/>
    <w:rsid w:val="00BD1154"/>
    <w:rsid w:val="00BD3205"/>
    <w:rsid w:val="00BD3718"/>
    <w:rsid w:val="00BE2B84"/>
    <w:rsid w:val="00BE2F96"/>
    <w:rsid w:val="00BE383B"/>
    <w:rsid w:val="00BE5A25"/>
    <w:rsid w:val="00BF14F0"/>
    <w:rsid w:val="00BF18B6"/>
    <w:rsid w:val="00BF2086"/>
    <w:rsid w:val="00BF2167"/>
    <w:rsid w:val="00BF58A0"/>
    <w:rsid w:val="00BF6942"/>
    <w:rsid w:val="00BF755D"/>
    <w:rsid w:val="00BF7BBE"/>
    <w:rsid w:val="00C0276D"/>
    <w:rsid w:val="00C03A49"/>
    <w:rsid w:val="00C03EB5"/>
    <w:rsid w:val="00C04E91"/>
    <w:rsid w:val="00C11B01"/>
    <w:rsid w:val="00C171D4"/>
    <w:rsid w:val="00C20609"/>
    <w:rsid w:val="00C242E3"/>
    <w:rsid w:val="00C25E0D"/>
    <w:rsid w:val="00C276CE"/>
    <w:rsid w:val="00C31B44"/>
    <w:rsid w:val="00C32D1C"/>
    <w:rsid w:val="00C34F43"/>
    <w:rsid w:val="00C355D3"/>
    <w:rsid w:val="00C3666B"/>
    <w:rsid w:val="00C36691"/>
    <w:rsid w:val="00C4040F"/>
    <w:rsid w:val="00C420FB"/>
    <w:rsid w:val="00C432A2"/>
    <w:rsid w:val="00C441C3"/>
    <w:rsid w:val="00C452CA"/>
    <w:rsid w:val="00C469A5"/>
    <w:rsid w:val="00C47CDF"/>
    <w:rsid w:val="00C5273E"/>
    <w:rsid w:val="00C52DD6"/>
    <w:rsid w:val="00C5316C"/>
    <w:rsid w:val="00C543C7"/>
    <w:rsid w:val="00C549BA"/>
    <w:rsid w:val="00C54BAA"/>
    <w:rsid w:val="00C553EF"/>
    <w:rsid w:val="00C60009"/>
    <w:rsid w:val="00C60B3D"/>
    <w:rsid w:val="00C703E4"/>
    <w:rsid w:val="00C710FB"/>
    <w:rsid w:val="00C7145B"/>
    <w:rsid w:val="00C75EC6"/>
    <w:rsid w:val="00C767F7"/>
    <w:rsid w:val="00C76BE0"/>
    <w:rsid w:val="00C77703"/>
    <w:rsid w:val="00C77826"/>
    <w:rsid w:val="00C8080D"/>
    <w:rsid w:val="00C810A9"/>
    <w:rsid w:val="00C81544"/>
    <w:rsid w:val="00C8569C"/>
    <w:rsid w:val="00C86CC0"/>
    <w:rsid w:val="00C87582"/>
    <w:rsid w:val="00C90353"/>
    <w:rsid w:val="00C90FF7"/>
    <w:rsid w:val="00C91B97"/>
    <w:rsid w:val="00C91F46"/>
    <w:rsid w:val="00C93D4C"/>
    <w:rsid w:val="00C95AC9"/>
    <w:rsid w:val="00C96371"/>
    <w:rsid w:val="00CA4018"/>
    <w:rsid w:val="00CA76F2"/>
    <w:rsid w:val="00CB024D"/>
    <w:rsid w:val="00CB0CDB"/>
    <w:rsid w:val="00CB2AE2"/>
    <w:rsid w:val="00CB31C9"/>
    <w:rsid w:val="00CB3439"/>
    <w:rsid w:val="00CB68F2"/>
    <w:rsid w:val="00CC0A8A"/>
    <w:rsid w:val="00CC1E90"/>
    <w:rsid w:val="00CC3F8F"/>
    <w:rsid w:val="00CC6EC9"/>
    <w:rsid w:val="00CD0DC5"/>
    <w:rsid w:val="00CD110C"/>
    <w:rsid w:val="00CD28E5"/>
    <w:rsid w:val="00CD37CE"/>
    <w:rsid w:val="00CD4E3A"/>
    <w:rsid w:val="00CE0C84"/>
    <w:rsid w:val="00CE0EF2"/>
    <w:rsid w:val="00CE2942"/>
    <w:rsid w:val="00CE5C00"/>
    <w:rsid w:val="00CF01E7"/>
    <w:rsid w:val="00CF0DF7"/>
    <w:rsid w:val="00CF0FB3"/>
    <w:rsid w:val="00D01289"/>
    <w:rsid w:val="00D022CA"/>
    <w:rsid w:val="00D02AA6"/>
    <w:rsid w:val="00D02C6B"/>
    <w:rsid w:val="00D02E93"/>
    <w:rsid w:val="00D04B0B"/>
    <w:rsid w:val="00D04D13"/>
    <w:rsid w:val="00D0551D"/>
    <w:rsid w:val="00D07090"/>
    <w:rsid w:val="00D078BB"/>
    <w:rsid w:val="00D103F2"/>
    <w:rsid w:val="00D10E77"/>
    <w:rsid w:val="00D1107C"/>
    <w:rsid w:val="00D11CA0"/>
    <w:rsid w:val="00D13FAA"/>
    <w:rsid w:val="00D142BD"/>
    <w:rsid w:val="00D14C14"/>
    <w:rsid w:val="00D14FC2"/>
    <w:rsid w:val="00D1565F"/>
    <w:rsid w:val="00D16353"/>
    <w:rsid w:val="00D2653D"/>
    <w:rsid w:val="00D26E99"/>
    <w:rsid w:val="00D2717A"/>
    <w:rsid w:val="00D30B1E"/>
    <w:rsid w:val="00D30E38"/>
    <w:rsid w:val="00D3187F"/>
    <w:rsid w:val="00D333CE"/>
    <w:rsid w:val="00D40986"/>
    <w:rsid w:val="00D40BD5"/>
    <w:rsid w:val="00D4187E"/>
    <w:rsid w:val="00D46163"/>
    <w:rsid w:val="00D46C78"/>
    <w:rsid w:val="00D47567"/>
    <w:rsid w:val="00D5112E"/>
    <w:rsid w:val="00D5586B"/>
    <w:rsid w:val="00D60F1B"/>
    <w:rsid w:val="00D625F4"/>
    <w:rsid w:val="00D632DC"/>
    <w:rsid w:val="00D636DA"/>
    <w:rsid w:val="00D637F9"/>
    <w:rsid w:val="00D65E85"/>
    <w:rsid w:val="00D66555"/>
    <w:rsid w:val="00D67A07"/>
    <w:rsid w:val="00D67D21"/>
    <w:rsid w:val="00D719CB"/>
    <w:rsid w:val="00D73FC1"/>
    <w:rsid w:val="00D74C12"/>
    <w:rsid w:val="00D74FF1"/>
    <w:rsid w:val="00D769BB"/>
    <w:rsid w:val="00D80733"/>
    <w:rsid w:val="00D82544"/>
    <w:rsid w:val="00D86444"/>
    <w:rsid w:val="00D867DF"/>
    <w:rsid w:val="00D86DAF"/>
    <w:rsid w:val="00D87664"/>
    <w:rsid w:val="00D877E6"/>
    <w:rsid w:val="00D90FE0"/>
    <w:rsid w:val="00D935FC"/>
    <w:rsid w:val="00D93671"/>
    <w:rsid w:val="00D9415B"/>
    <w:rsid w:val="00D95768"/>
    <w:rsid w:val="00D95C10"/>
    <w:rsid w:val="00D96068"/>
    <w:rsid w:val="00DA29B9"/>
    <w:rsid w:val="00DA3C81"/>
    <w:rsid w:val="00DB2BE4"/>
    <w:rsid w:val="00DB7943"/>
    <w:rsid w:val="00DC0CDD"/>
    <w:rsid w:val="00DC3209"/>
    <w:rsid w:val="00DC511B"/>
    <w:rsid w:val="00DC56B8"/>
    <w:rsid w:val="00DC59F0"/>
    <w:rsid w:val="00DC5B53"/>
    <w:rsid w:val="00DC77B5"/>
    <w:rsid w:val="00DD143D"/>
    <w:rsid w:val="00DD3DBC"/>
    <w:rsid w:val="00DD6842"/>
    <w:rsid w:val="00DD71FF"/>
    <w:rsid w:val="00DE4AB8"/>
    <w:rsid w:val="00DE604D"/>
    <w:rsid w:val="00DF168A"/>
    <w:rsid w:val="00DF2AD5"/>
    <w:rsid w:val="00DF3386"/>
    <w:rsid w:val="00DF470D"/>
    <w:rsid w:val="00DF4EFD"/>
    <w:rsid w:val="00DF786F"/>
    <w:rsid w:val="00E000A2"/>
    <w:rsid w:val="00E01296"/>
    <w:rsid w:val="00E01FDA"/>
    <w:rsid w:val="00E0209C"/>
    <w:rsid w:val="00E04B9C"/>
    <w:rsid w:val="00E05789"/>
    <w:rsid w:val="00E108B7"/>
    <w:rsid w:val="00E13E3B"/>
    <w:rsid w:val="00E17EB4"/>
    <w:rsid w:val="00E20E6D"/>
    <w:rsid w:val="00E2301A"/>
    <w:rsid w:val="00E24053"/>
    <w:rsid w:val="00E249A5"/>
    <w:rsid w:val="00E2595E"/>
    <w:rsid w:val="00E321C0"/>
    <w:rsid w:val="00E3235F"/>
    <w:rsid w:val="00E32930"/>
    <w:rsid w:val="00E3392F"/>
    <w:rsid w:val="00E42318"/>
    <w:rsid w:val="00E45D26"/>
    <w:rsid w:val="00E46AF5"/>
    <w:rsid w:val="00E52A00"/>
    <w:rsid w:val="00E53061"/>
    <w:rsid w:val="00E53DF2"/>
    <w:rsid w:val="00E5538F"/>
    <w:rsid w:val="00E62CC0"/>
    <w:rsid w:val="00E6481F"/>
    <w:rsid w:val="00E710C2"/>
    <w:rsid w:val="00E7508D"/>
    <w:rsid w:val="00E76E96"/>
    <w:rsid w:val="00E803D4"/>
    <w:rsid w:val="00E80D2F"/>
    <w:rsid w:val="00E81393"/>
    <w:rsid w:val="00E82B63"/>
    <w:rsid w:val="00E8441E"/>
    <w:rsid w:val="00E85306"/>
    <w:rsid w:val="00E90729"/>
    <w:rsid w:val="00E94959"/>
    <w:rsid w:val="00E958EE"/>
    <w:rsid w:val="00E961A7"/>
    <w:rsid w:val="00E974E1"/>
    <w:rsid w:val="00E9781D"/>
    <w:rsid w:val="00EA1584"/>
    <w:rsid w:val="00EA1F33"/>
    <w:rsid w:val="00EA2199"/>
    <w:rsid w:val="00EA582D"/>
    <w:rsid w:val="00EA5945"/>
    <w:rsid w:val="00EB0D7B"/>
    <w:rsid w:val="00EB272B"/>
    <w:rsid w:val="00EB5DAF"/>
    <w:rsid w:val="00EB7356"/>
    <w:rsid w:val="00EB74A8"/>
    <w:rsid w:val="00EB780E"/>
    <w:rsid w:val="00EB7C12"/>
    <w:rsid w:val="00EC074A"/>
    <w:rsid w:val="00EC0A55"/>
    <w:rsid w:val="00EC17C5"/>
    <w:rsid w:val="00EC1C35"/>
    <w:rsid w:val="00EC3AD3"/>
    <w:rsid w:val="00EC756F"/>
    <w:rsid w:val="00ED01EA"/>
    <w:rsid w:val="00ED5A74"/>
    <w:rsid w:val="00ED7481"/>
    <w:rsid w:val="00ED7508"/>
    <w:rsid w:val="00EE1AFF"/>
    <w:rsid w:val="00EE253A"/>
    <w:rsid w:val="00EE33D7"/>
    <w:rsid w:val="00EE44E5"/>
    <w:rsid w:val="00EF1AAE"/>
    <w:rsid w:val="00EF2EB4"/>
    <w:rsid w:val="00EF38FA"/>
    <w:rsid w:val="00EF3F8C"/>
    <w:rsid w:val="00EF53E2"/>
    <w:rsid w:val="00F01263"/>
    <w:rsid w:val="00F023D5"/>
    <w:rsid w:val="00F0250B"/>
    <w:rsid w:val="00F029FD"/>
    <w:rsid w:val="00F116BA"/>
    <w:rsid w:val="00F13D53"/>
    <w:rsid w:val="00F1525C"/>
    <w:rsid w:val="00F1534B"/>
    <w:rsid w:val="00F17C30"/>
    <w:rsid w:val="00F20DD7"/>
    <w:rsid w:val="00F21B48"/>
    <w:rsid w:val="00F22429"/>
    <w:rsid w:val="00F244D6"/>
    <w:rsid w:val="00F276A8"/>
    <w:rsid w:val="00F307B2"/>
    <w:rsid w:val="00F31AEA"/>
    <w:rsid w:val="00F31E96"/>
    <w:rsid w:val="00F33E7B"/>
    <w:rsid w:val="00F344C8"/>
    <w:rsid w:val="00F34998"/>
    <w:rsid w:val="00F351C4"/>
    <w:rsid w:val="00F40315"/>
    <w:rsid w:val="00F427BB"/>
    <w:rsid w:val="00F4288F"/>
    <w:rsid w:val="00F42BD4"/>
    <w:rsid w:val="00F43FD6"/>
    <w:rsid w:val="00F47BA8"/>
    <w:rsid w:val="00F5125A"/>
    <w:rsid w:val="00F5428B"/>
    <w:rsid w:val="00F54F45"/>
    <w:rsid w:val="00F55AD5"/>
    <w:rsid w:val="00F61779"/>
    <w:rsid w:val="00F650B1"/>
    <w:rsid w:val="00F674ED"/>
    <w:rsid w:val="00F707EA"/>
    <w:rsid w:val="00F7382A"/>
    <w:rsid w:val="00F73958"/>
    <w:rsid w:val="00F7611C"/>
    <w:rsid w:val="00F82AA4"/>
    <w:rsid w:val="00F831C3"/>
    <w:rsid w:val="00F8386E"/>
    <w:rsid w:val="00F90590"/>
    <w:rsid w:val="00F919C6"/>
    <w:rsid w:val="00F93735"/>
    <w:rsid w:val="00F94F5E"/>
    <w:rsid w:val="00F96E92"/>
    <w:rsid w:val="00F97715"/>
    <w:rsid w:val="00FA1084"/>
    <w:rsid w:val="00FA2D63"/>
    <w:rsid w:val="00FA449F"/>
    <w:rsid w:val="00FA4C6C"/>
    <w:rsid w:val="00FA52A0"/>
    <w:rsid w:val="00FA5453"/>
    <w:rsid w:val="00FA5CC9"/>
    <w:rsid w:val="00FA5F0F"/>
    <w:rsid w:val="00FA708E"/>
    <w:rsid w:val="00FB4409"/>
    <w:rsid w:val="00FB53E0"/>
    <w:rsid w:val="00FB6DBF"/>
    <w:rsid w:val="00FC0139"/>
    <w:rsid w:val="00FC0AB1"/>
    <w:rsid w:val="00FC0B14"/>
    <w:rsid w:val="00FC2493"/>
    <w:rsid w:val="00FC3E22"/>
    <w:rsid w:val="00FC5CB1"/>
    <w:rsid w:val="00FC6A2E"/>
    <w:rsid w:val="00FD1C4A"/>
    <w:rsid w:val="00FD2F04"/>
    <w:rsid w:val="00FD30BD"/>
    <w:rsid w:val="00FD41DC"/>
    <w:rsid w:val="00FD6E56"/>
    <w:rsid w:val="00FE10DF"/>
    <w:rsid w:val="00FE295E"/>
    <w:rsid w:val="00FE3292"/>
    <w:rsid w:val="00FE5EE2"/>
    <w:rsid w:val="00FE7E8E"/>
    <w:rsid w:val="00FF0F0E"/>
    <w:rsid w:val="00FF1B22"/>
    <w:rsid w:val="00FF2C8B"/>
    <w:rsid w:val="00FF7419"/>
    <w:rsid w:val="010C6F28"/>
    <w:rsid w:val="0112D511"/>
    <w:rsid w:val="016EDE08"/>
    <w:rsid w:val="01728022"/>
    <w:rsid w:val="0183FF39"/>
    <w:rsid w:val="018BA87F"/>
    <w:rsid w:val="01932B51"/>
    <w:rsid w:val="019F5D3D"/>
    <w:rsid w:val="01A25411"/>
    <w:rsid w:val="01ACC343"/>
    <w:rsid w:val="01FF9C05"/>
    <w:rsid w:val="0271B7B4"/>
    <w:rsid w:val="028367A5"/>
    <w:rsid w:val="028A11F7"/>
    <w:rsid w:val="0295E7E2"/>
    <w:rsid w:val="02C1C25C"/>
    <w:rsid w:val="02E06E5F"/>
    <w:rsid w:val="02ECD4AF"/>
    <w:rsid w:val="03170E2E"/>
    <w:rsid w:val="0327A1F6"/>
    <w:rsid w:val="035D3EA5"/>
    <w:rsid w:val="0368B529"/>
    <w:rsid w:val="036F43C5"/>
    <w:rsid w:val="03837D91"/>
    <w:rsid w:val="03857A61"/>
    <w:rsid w:val="03875464"/>
    <w:rsid w:val="03CCCA9E"/>
    <w:rsid w:val="03F6914D"/>
    <w:rsid w:val="04024FDB"/>
    <w:rsid w:val="045FD3F7"/>
    <w:rsid w:val="046C7B47"/>
    <w:rsid w:val="046EEF52"/>
    <w:rsid w:val="0470CBD7"/>
    <w:rsid w:val="0475DFBE"/>
    <w:rsid w:val="04A95FE9"/>
    <w:rsid w:val="04C0CC76"/>
    <w:rsid w:val="04EF8351"/>
    <w:rsid w:val="04F43A02"/>
    <w:rsid w:val="05179438"/>
    <w:rsid w:val="0523A410"/>
    <w:rsid w:val="053ADEC7"/>
    <w:rsid w:val="0550858B"/>
    <w:rsid w:val="060150A4"/>
    <w:rsid w:val="06069187"/>
    <w:rsid w:val="060F66AC"/>
    <w:rsid w:val="0645A73C"/>
    <w:rsid w:val="06C477F1"/>
    <w:rsid w:val="06D4CA77"/>
    <w:rsid w:val="06F882C6"/>
    <w:rsid w:val="070145AE"/>
    <w:rsid w:val="07064E6E"/>
    <w:rsid w:val="071A06ED"/>
    <w:rsid w:val="071A8ECE"/>
    <w:rsid w:val="072F7B3C"/>
    <w:rsid w:val="074B2A47"/>
    <w:rsid w:val="079FDEAD"/>
    <w:rsid w:val="07B8C2B5"/>
    <w:rsid w:val="07F523CB"/>
    <w:rsid w:val="07F9CC82"/>
    <w:rsid w:val="0820AC8F"/>
    <w:rsid w:val="08981C65"/>
    <w:rsid w:val="08BF586B"/>
    <w:rsid w:val="08C9269C"/>
    <w:rsid w:val="08CD9DEA"/>
    <w:rsid w:val="08D13552"/>
    <w:rsid w:val="08E16972"/>
    <w:rsid w:val="0914F2B9"/>
    <w:rsid w:val="091B6DE5"/>
    <w:rsid w:val="0921074D"/>
    <w:rsid w:val="092C4421"/>
    <w:rsid w:val="0940B2A5"/>
    <w:rsid w:val="098E5930"/>
    <w:rsid w:val="0992334D"/>
    <w:rsid w:val="09D80598"/>
    <w:rsid w:val="09EAF1D1"/>
    <w:rsid w:val="09F4B84E"/>
    <w:rsid w:val="0A204977"/>
    <w:rsid w:val="0A23F6AE"/>
    <w:rsid w:val="0A302388"/>
    <w:rsid w:val="0A654066"/>
    <w:rsid w:val="0AAB8183"/>
    <w:rsid w:val="0AB63BCF"/>
    <w:rsid w:val="0ABA31CD"/>
    <w:rsid w:val="0ABB996A"/>
    <w:rsid w:val="0AC65994"/>
    <w:rsid w:val="0ACE4B32"/>
    <w:rsid w:val="0AE5FC9E"/>
    <w:rsid w:val="0AEBA174"/>
    <w:rsid w:val="0AECAAA2"/>
    <w:rsid w:val="0B19CDE6"/>
    <w:rsid w:val="0B2E03AE"/>
    <w:rsid w:val="0B30A3F6"/>
    <w:rsid w:val="0B34B09F"/>
    <w:rsid w:val="0B463B62"/>
    <w:rsid w:val="0B6DE030"/>
    <w:rsid w:val="0B7D4A07"/>
    <w:rsid w:val="0BB5296C"/>
    <w:rsid w:val="0BC141C3"/>
    <w:rsid w:val="0BC39CBD"/>
    <w:rsid w:val="0BD11DED"/>
    <w:rsid w:val="0BDF4337"/>
    <w:rsid w:val="0BF33A87"/>
    <w:rsid w:val="0BF6938B"/>
    <w:rsid w:val="0C02183F"/>
    <w:rsid w:val="0C155D52"/>
    <w:rsid w:val="0C470E6D"/>
    <w:rsid w:val="0C8A3FEF"/>
    <w:rsid w:val="0CAF6C91"/>
    <w:rsid w:val="0CD2CD4B"/>
    <w:rsid w:val="0CD4C589"/>
    <w:rsid w:val="0CDFA76C"/>
    <w:rsid w:val="0D4EE48D"/>
    <w:rsid w:val="0D6930A3"/>
    <w:rsid w:val="0D835424"/>
    <w:rsid w:val="0DA8F5BC"/>
    <w:rsid w:val="0DBA4202"/>
    <w:rsid w:val="0DD42A91"/>
    <w:rsid w:val="0DF4E295"/>
    <w:rsid w:val="0E65A470"/>
    <w:rsid w:val="0E6D91F6"/>
    <w:rsid w:val="0EB2B522"/>
    <w:rsid w:val="0EBE5453"/>
    <w:rsid w:val="0EBEDB25"/>
    <w:rsid w:val="0F4076D6"/>
    <w:rsid w:val="0F6C1566"/>
    <w:rsid w:val="0F7036DF"/>
    <w:rsid w:val="0F7B72D1"/>
    <w:rsid w:val="0F96F0F5"/>
    <w:rsid w:val="0F9814F5"/>
    <w:rsid w:val="0F9C2DAA"/>
    <w:rsid w:val="0FBFD248"/>
    <w:rsid w:val="0FC2BAA5"/>
    <w:rsid w:val="0FDDA35C"/>
    <w:rsid w:val="100BF67F"/>
    <w:rsid w:val="101302B6"/>
    <w:rsid w:val="101BA8E4"/>
    <w:rsid w:val="103DE12F"/>
    <w:rsid w:val="103E13FA"/>
    <w:rsid w:val="1075FDF7"/>
    <w:rsid w:val="10970DE0"/>
    <w:rsid w:val="10A3611B"/>
    <w:rsid w:val="10E862A2"/>
    <w:rsid w:val="10F08D35"/>
    <w:rsid w:val="111AC307"/>
    <w:rsid w:val="111C6D36"/>
    <w:rsid w:val="116C893F"/>
    <w:rsid w:val="11786C0B"/>
    <w:rsid w:val="118C7401"/>
    <w:rsid w:val="11916197"/>
    <w:rsid w:val="11A2E9B8"/>
    <w:rsid w:val="11AF1D0B"/>
    <w:rsid w:val="11D7920E"/>
    <w:rsid w:val="11F9ADAD"/>
    <w:rsid w:val="1214AD85"/>
    <w:rsid w:val="1221B9C8"/>
    <w:rsid w:val="123020B9"/>
    <w:rsid w:val="1232DE41"/>
    <w:rsid w:val="124A7806"/>
    <w:rsid w:val="124C069E"/>
    <w:rsid w:val="125D4175"/>
    <w:rsid w:val="12852F22"/>
    <w:rsid w:val="128C5D96"/>
    <w:rsid w:val="12AD1312"/>
    <w:rsid w:val="12F1BB2B"/>
    <w:rsid w:val="131DAEAA"/>
    <w:rsid w:val="1320BC7E"/>
    <w:rsid w:val="134AA378"/>
    <w:rsid w:val="1353C196"/>
    <w:rsid w:val="135538C8"/>
    <w:rsid w:val="13668E5C"/>
    <w:rsid w:val="136B75E4"/>
    <w:rsid w:val="136FAFF5"/>
    <w:rsid w:val="1377E487"/>
    <w:rsid w:val="138D86EB"/>
    <w:rsid w:val="13930AFE"/>
    <w:rsid w:val="13CAD8F4"/>
    <w:rsid w:val="13D519A4"/>
    <w:rsid w:val="13EEB7FA"/>
    <w:rsid w:val="1427D0C5"/>
    <w:rsid w:val="143EE2A5"/>
    <w:rsid w:val="1457CE9E"/>
    <w:rsid w:val="148369E7"/>
    <w:rsid w:val="14DCD37A"/>
    <w:rsid w:val="14E721E9"/>
    <w:rsid w:val="14EC0F7F"/>
    <w:rsid w:val="14F5435E"/>
    <w:rsid w:val="15025EBD"/>
    <w:rsid w:val="15B407A1"/>
    <w:rsid w:val="15C3FE58"/>
    <w:rsid w:val="15EE342A"/>
    <w:rsid w:val="15F245EF"/>
    <w:rsid w:val="16028589"/>
    <w:rsid w:val="16091BE6"/>
    <w:rsid w:val="16370AEF"/>
    <w:rsid w:val="1637B76C"/>
    <w:rsid w:val="1681541B"/>
    <w:rsid w:val="16E95159"/>
    <w:rsid w:val="1734819F"/>
    <w:rsid w:val="177F44D3"/>
    <w:rsid w:val="17A57927"/>
    <w:rsid w:val="17AD0660"/>
    <w:rsid w:val="17AFFF3F"/>
    <w:rsid w:val="17CF72B5"/>
    <w:rsid w:val="1856FBB3"/>
    <w:rsid w:val="1875F54C"/>
    <w:rsid w:val="189E4A17"/>
    <w:rsid w:val="18AE9A3E"/>
    <w:rsid w:val="18FB9F1A"/>
    <w:rsid w:val="1925D4EC"/>
    <w:rsid w:val="194E450B"/>
    <w:rsid w:val="1956A7AC"/>
    <w:rsid w:val="198D8024"/>
    <w:rsid w:val="19AB15AB"/>
    <w:rsid w:val="19AC404B"/>
    <w:rsid w:val="19CF981C"/>
    <w:rsid w:val="19DF6EA9"/>
    <w:rsid w:val="1A11C5AD"/>
    <w:rsid w:val="1A30ABC5"/>
    <w:rsid w:val="1A6AC382"/>
    <w:rsid w:val="1A7E471E"/>
    <w:rsid w:val="1A9AE581"/>
    <w:rsid w:val="1ABA98A8"/>
    <w:rsid w:val="1ADB800F"/>
    <w:rsid w:val="1B58E0EB"/>
    <w:rsid w:val="1BA3DCAF"/>
    <w:rsid w:val="1BAC57CA"/>
    <w:rsid w:val="1BCA6679"/>
    <w:rsid w:val="1BDA1F95"/>
    <w:rsid w:val="1C08569F"/>
    <w:rsid w:val="1C234925"/>
    <w:rsid w:val="1C35B852"/>
    <w:rsid w:val="1C41A25D"/>
    <w:rsid w:val="1C427297"/>
    <w:rsid w:val="1C90267D"/>
    <w:rsid w:val="1CA812DB"/>
    <w:rsid w:val="1CADDFEA"/>
    <w:rsid w:val="1CB7D046"/>
    <w:rsid w:val="1CE7E55F"/>
    <w:rsid w:val="1CF62FDD"/>
    <w:rsid w:val="1CF92036"/>
    <w:rsid w:val="1D09585A"/>
    <w:rsid w:val="1D3ACCBD"/>
    <w:rsid w:val="1D48282B"/>
    <w:rsid w:val="1D502BDC"/>
    <w:rsid w:val="1D820B61"/>
    <w:rsid w:val="1D82E042"/>
    <w:rsid w:val="1DADAD82"/>
    <w:rsid w:val="1DB1AD08"/>
    <w:rsid w:val="1DB8F93F"/>
    <w:rsid w:val="1DB9534E"/>
    <w:rsid w:val="1DD38CFA"/>
    <w:rsid w:val="1DFD9789"/>
    <w:rsid w:val="1E0416E5"/>
    <w:rsid w:val="1E402F2E"/>
    <w:rsid w:val="1E4AD3A8"/>
    <w:rsid w:val="1E7BC83A"/>
    <w:rsid w:val="1E8E0FC2"/>
    <w:rsid w:val="1EDFA369"/>
    <w:rsid w:val="1EFC50C4"/>
    <w:rsid w:val="1F190DB4"/>
    <w:rsid w:val="1F23DAA7"/>
    <w:rsid w:val="1F2F884F"/>
    <w:rsid w:val="1F5523AF"/>
    <w:rsid w:val="1F71F8A4"/>
    <w:rsid w:val="1F956A71"/>
    <w:rsid w:val="1F9C0F5B"/>
    <w:rsid w:val="1FBB9EC5"/>
    <w:rsid w:val="1FC6AD81"/>
    <w:rsid w:val="1FCBE4BB"/>
    <w:rsid w:val="1FE51C05"/>
    <w:rsid w:val="1FFA293F"/>
    <w:rsid w:val="1FFCA39C"/>
    <w:rsid w:val="2004F266"/>
    <w:rsid w:val="2007A259"/>
    <w:rsid w:val="2017989B"/>
    <w:rsid w:val="2029A2BA"/>
    <w:rsid w:val="2055B4C3"/>
    <w:rsid w:val="20602D6D"/>
    <w:rsid w:val="206CCA58"/>
    <w:rsid w:val="207FC8ED"/>
    <w:rsid w:val="2094E428"/>
    <w:rsid w:val="20B35DC7"/>
    <w:rsid w:val="20BEEA82"/>
    <w:rsid w:val="20C0D8AB"/>
    <w:rsid w:val="20F6BA48"/>
    <w:rsid w:val="20FEA7CE"/>
    <w:rsid w:val="210F20AF"/>
    <w:rsid w:val="213AAB5D"/>
    <w:rsid w:val="2159685F"/>
    <w:rsid w:val="21A372BA"/>
    <w:rsid w:val="21ACCABB"/>
    <w:rsid w:val="21B22F74"/>
    <w:rsid w:val="21D90AD7"/>
    <w:rsid w:val="21E96297"/>
    <w:rsid w:val="22039EE2"/>
    <w:rsid w:val="22087348"/>
    <w:rsid w:val="22353C7D"/>
    <w:rsid w:val="2244FBEA"/>
    <w:rsid w:val="22557C84"/>
    <w:rsid w:val="22575A93"/>
    <w:rsid w:val="22C34F24"/>
    <w:rsid w:val="22D2CDAA"/>
    <w:rsid w:val="22D76036"/>
    <w:rsid w:val="22F79846"/>
    <w:rsid w:val="233C53E7"/>
    <w:rsid w:val="233CBF65"/>
    <w:rsid w:val="2359312F"/>
    <w:rsid w:val="235D202F"/>
    <w:rsid w:val="238FD495"/>
    <w:rsid w:val="239140EE"/>
    <w:rsid w:val="23B089EE"/>
    <w:rsid w:val="23B5E1AB"/>
    <w:rsid w:val="23B8A7F3"/>
    <w:rsid w:val="23FD952B"/>
    <w:rsid w:val="240FB571"/>
    <w:rsid w:val="24169B45"/>
    <w:rsid w:val="2436619C"/>
    <w:rsid w:val="2449B452"/>
    <w:rsid w:val="2459CBCC"/>
    <w:rsid w:val="2463BC28"/>
    <w:rsid w:val="246BA8B3"/>
    <w:rsid w:val="24850BF1"/>
    <w:rsid w:val="2490A620"/>
    <w:rsid w:val="24C76A1F"/>
    <w:rsid w:val="24E967A9"/>
    <w:rsid w:val="24EB5CCC"/>
    <w:rsid w:val="252FFB14"/>
    <w:rsid w:val="253B6F70"/>
    <w:rsid w:val="254178D8"/>
    <w:rsid w:val="2543F70A"/>
    <w:rsid w:val="255C65DA"/>
    <w:rsid w:val="257C9CAC"/>
    <w:rsid w:val="25BFC9D5"/>
    <w:rsid w:val="25C89A50"/>
    <w:rsid w:val="25D218F1"/>
    <w:rsid w:val="25E48B9B"/>
    <w:rsid w:val="26412979"/>
    <w:rsid w:val="2643652E"/>
    <w:rsid w:val="2660FE02"/>
    <w:rsid w:val="266CBB9D"/>
    <w:rsid w:val="2673F4A9"/>
    <w:rsid w:val="26853D47"/>
    <w:rsid w:val="26889A4F"/>
    <w:rsid w:val="2690D1F1"/>
    <w:rsid w:val="26918639"/>
    <w:rsid w:val="269B3B12"/>
    <w:rsid w:val="26A5C8F7"/>
    <w:rsid w:val="26C87F3A"/>
    <w:rsid w:val="26D654C5"/>
    <w:rsid w:val="26EF0A71"/>
    <w:rsid w:val="26F8363B"/>
    <w:rsid w:val="272941CC"/>
    <w:rsid w:val="273EBC05"/>
    <w:rsid w:val="274FDA36"/>
    <w:rsid w:val="276DE952"/>
    <w:rsid w:val="27782CFD"/>
    <w:rsid w:val="27A043A9"/>
    <w:rsid w:val="27C846E2"/>
    <w:rsid w:val="27D9F030"/>
    <w:rsid w:val="2812CAD6"/>
    <w:rsid w:val="283E4AEC"/>
    <w:rsid w:val="2860B602"/>
    <w:rsid w:val="286B3F52"/>
    <w:rsid w:val="287AC2EB"/>
    <w:rsid w:val="287DCEDB"/>
    <w:rsid w:val="288ADAD2"/>
    <w:rsid w:val="28CB7CE1"/>
    <w:rsid w:val="28ECD987"/>
    <w:rsid w:val="29104B54"/>
    <w:rsid w:val="291E5AF9"/>
    <w:rsid w:val="296538FA"/>
    <w:rsid w:val="2992AC4F"/>
    <w:rsid w:val="29A4611E"/>
    <w:rsid w:val="29A6E082"/>
    <w:rsid w:val="29BD1387"/>
    <w:rsid w:val="29C872B3"/>
    <w:rsid w:val="29C926FB"/>
    <w:rsid w:val="29DD69B9"/>
    <w:rsid w:val="29F8586D"/>
    <w:rsid w:val="2A0418DF"/>
    <w:rsid w:val="2A1DD8B4"/>
    <w:rsid w:val="2A2B00E4"/>
    <w:rsid w:val="2A2FD6FD"/>
    <w:rsid w:val="2A3F8419"/>
    <w:rsid w:val="2A59111D"/>
    <w:rsid w:val="2A8680B1"/>
    <w:rsid w:val="2A8BA0BC"/>
    <w:rsid w:val="2A95B5DF"/>
    <w:rsid w:val="2A9BD7D9"/>
    <w:rsid w:val="2ABE0F66"/>
    <w:rsid w:val="2AEF89A5"/>
    <w:rsid w:val="2B02BDB5"/>
    <w:rsid w:val="2B10895D"/>
    <w:rsid w:val="2B1150F1"/>
    <w:rsid w:val="2B64F75C"/>
    <w:rsid w:val="2B9E9054"/>
    <w:rsid w:val="2BA2E014"/>
    <w:rsid w:val="2BC27B94"/>
    <w:rsid w:val="2BCBA75E"/>
    <w:rsid w:val="2BE5C812"/>
    <w:rsid w:val="2BF24F78"/>
    <w:rsid w:val="2C0696E1"/>
    <w:rsid w:val="2C3EDBEF"/>
    <w:rsid w:val="2C415A75"/>
    <w:rsid w:val="2C43BE31"/>
    <w:rsid w:val="2C46E55F"/>
    <w:rsid w:val="2C50D39D"/>
    <w:rsid w:val="2C8C2A5D"/>
    <w:rsid w:val="2CD050F5"/>
    <w:rsid w:val="2CE3A744"/>
    <w:rsid w:val="2CF0CE65"/>
    <w:rsid w:val="2D2C2395"/>
    <w:rsid w:val="2D2C6DEC"/>
    <w:rsid w:val="2D2D58F8"/>
    <w:rsid w:val="2D347F61"/>
    <w:rsid w:val="2D4903FC"/>
    <w:rsid w:val="2D4A4A40"/>
    <w:rsid w:val="2DA2B6FF"/>
    <w:rsid w:val="2DDD2AD6"/>
    <w:rsid w:val="2E276F46"/>
    <w:rsid w:val="2E45EDA1"/>
    <w:rsid w:val="2E5F09CC"/>
    <w:rsid w:val="2E60F772"/>
    <w:rsid w:val="2E853844"/>
    <w:rsid w:val="2E90B27C"/>
    <w:rsid w:val="2EA2628C"/>
    <w:rsid w:val="2EE2614D"/>
    <w:rsid w:val="2EED22D6"/>
    <w:rsid w:val="2EF83A43"/>
    <w:rsid w:val="2F03A30C"/>
    <w:rsid w:val="2F1AAFF1"/>
    <w:rsid w:val="2F39D902"/>
    <w:rsid w:val="2F78425D"/>
    <w:rsid w:val="2FB27EA7"/>
    <w:rsid w:val="2FEC3B0D"/>
    <w:rsid w:val="30173450"/>
    <w:rsid w:val="3045EDA2"/>
    <w:rsid w:val="304737D0"/>
    <w:rsid w:val="30495CD1"/>
    <w:rsid w:val="3096296E"/>
    <w:rsid w:val="309F1881"/>
    <w:rsid w:val="30A04C41"/>
    <w:rsid w:val="30DC7DD1"/>
    <w:rsid w:val="30E5B14A"/>
    <w:rsid w:val="31074A95"/>
    <w:rsid w:val="3121F406"/>
    <w:rsid w:val="31279FE2"/>
    <w:rsid w:val="312DF9D1"/>
    <w:rsid w:val="31411040"/>
    <w:rsid w:val="3157D1A1"/>
    <w:rsid w:val="316A142A"/>
    <w:rsid w:val="316FFB68"/>
    <w:rsid w:val="31704ADF"/>
    <w:rsid w:val="3187F024"/>
    <w:rsid w:val="31CD8F50"/>
    <w:rsid w:val="3203DC57"/>
    <w:rsid w:val="320E16FD"/>
    <w:rsid w:val="321CEA6C"/>
    <w:rsid w:val="321D33D5"/>
    <w:rsid w:val="323AE8E2"/>
    <w:rsid w:val="326AAEC7"/>
    <w:rsid w:val="3273659B"/>
    <w:rsid w:val="3278FFD9"/>
    <w:rsid w:val="32D3EC64"/>
    <w:rsid w:val="32EC210B"/>
    <w:rsid w:val="330C1B40"/>
    <w:rsid w:val="3310777D"/>
    <w:rsid w:val="333EC754"/>
    <w:rsid w:val="33406325"/>
    <w:rsid w:val="334F61F2"/>
    <w:rsid w:val="3360E9A8"/>
    <w:rsid w:val="337ED892"/>
    <w:rsid w:val="33970FD5"/>
    <w:rsid w:val="33A33DA2"/>
    <w:rsid w:val="33B8BACD"/>
    <w:rsid w:val="33C56318"/>
    <w:rsid w:val="3414F873"/>
    <w:rsid w:val="3425903F"/>
    <w:rsid w:val="3441B254"/>
    <w:rsid w:val="344C6C5A"/>
    <w:rsid w:val="3474C086"/>
    <w:rsid w:val="3477777A"/>
    <w:rsid w:val="347E13E5"/>
    <w:rsid w:val="34AC47DE"/>
    <w:rsid w:val="351F03BC"/>
    <w:rsid w:val="3532CE28"/>
    <w:rsid w:val="35846D62"/>
    <w:rsid w:val="35E1E9A3"/>
    <w:rsid w:val="35F0D22D"/>
    <w:rsid w:val="3615D791"/>
    <w:rsid w:val="3619E446"/>
    <w:rsid w:val="363F53D6"/>
    <w:rsid w:val="36446B21"/>
    <w:rsid w:val="3648183F"/>
    <w:rsid w:val="36482538"/>
    <w:rsid w:val="365298F9"/>
    <w:rsid w:val="365B1DF7"/>
    <w:rsid w:val="365C50A8"/>
    <w:rsid w:val="36DB3DB8"/>
    <w:rsid w:val="36F82244"/>
    <w:rsid w:val="370BB424"/>
    <w:rsid w:val="37391FC5"/>
    <w:rsid w:val="3746F364"/>
    <w:rsid w:val="375D4F2C"/>
    <w:rsid w:val="37881727"/>
    <w:rsid w:val="3790C0DC"/>
    <w:rsid w:val="37B102E3"/>
    <w:rsid w:val="37C647BF"/>
    <w:rsid w:val="37E65832"/>
    <w:rsid w:val="3803DBE9"/>
    <w:rsid w:val="382659EB"/>
    <w:rsid w:val="382782F1"/>
    <w:rsid w:val="38D24EBE"/>
    <w:rsid w:val="38DFB2C2"/>
    <w:rsid w:val="391A7BEC"/>
    <w:rsid w:val="39288E2D"/>
    <w:rsid w:val="397FB901"/>
    <w:rsid w:val="39B00FE5"/>
    <w:rsid w:val="39B5F73A"/>
    <w:rsid w:val="39D4F1B9"/>
    <w:rsid w:val="3A02760D"/>
    <w:rsid w:val="3A204FB4"/>
    <w:rsid w:val="3A291A0F"/>
    <w:rsid w:val="3A3BFED8"/>
    <w:rsid w:val="3A44BC83"/>
    <w:rsid w:val="3AC12FE2"/>
    <w:rsid w:val="3ACEF262"/>
    <w:rsid w:val="3AD349FC"/>
    <w:rsid w:val="3AD44F37"/>
    <w:rsid w:val="3ADB2290"/>
    <w:rsid w:val="3AEC15D3"/>
    <w:rsid w:val="3AF20A20"/>
    <w:rsid w:val="3B17DC44"/>
    <w:rsid w:val="3B48EA28"/>
    <w:rsid w:val="3B522D50"/>
    <w:rsid w:val="3B780272"/>
    <w:rsid w:val="3B7DC8B6"/>
    <w:rsid w:val="3BF1C7BB"/>
    <w:rsid w:val="3BFACA7A"/>
    <w:rsid w:val="3C143CFC"/>
    <w:rsid w:val="3C3B1360"/>
    <w:rsid w:val="3C4C0210"/>
    <w:rsid w:val="3C529780"/>
    <w:rsid w:val="3CAC551B"/>
    <w:rsid w:val="3CAFC3A1"/>
    <w:rsid w:val="3CCB922C"/>
    <w:rsid w:val="3CEDE5E6"/>
    <w:rsid w:val="3D0EB77C"/>
    <w:rsid w:val="3D50720D"/>
    <w:rsid w:val="3D579FE2"/>
    <w:rsid w:val="3DE05ED0"/>
    <w:rsid w:val="3DF0D1D5"/>
    <w:rsid w:val="3DFBFF50"/>
    <w:rsid w:val="3E027A6F"/>
    <w:rsid w:val="3E2F6ED5"/>
    <w:rsid w:val="3E3CA189"/>
    <w:rsid w:val="3E5C380A"/>
    <w:rsid w:val="3E808AEA"/>
    <w:rsid w:val="3E8A4A4D"/>
    <w:rsid w:val="3E99A715"/>
    <w:rsid w:val="3EA47A44"/>
    <w:rsid w:val="3F067182"/>
    <w:rsid w:val="3F2B4415"/>
    <w:rsid w:val="3F662E02"/>
    <w:rsid w:val="3F735C56"/>
    <w:rsid w:val="3F76F973"/>
    <w:rsid w:val="3F889918"/>
    <w:rsid w:val="3F89AB62"/>
    <w:rsid w:val="3F8E28BE"/>
    <w:rsid w:val="3F97CFB1"/>
    <w:rsid w:val="3FA76AA9"/>
    <w:rsid w:val="3FC80061"/>
    <w:rsid w:val="3FDE4991"/>
    <w:rsid w:val="3FE14F32"/>
    <w:rsid w:val="3FE4A285"/>
    <w:rsid w:val="401D4CEF"/>
    <w:rsid w:val="4052BF00"/>
    <w:rsid w:val="405B4723"/>
    <w:rsid w:val="40A3E620"/>
    <w:rsid w:val="40B049F9"/>
    <w:rsid w:val="40CDCEE4"/>
    <w:rsid w:val="40DBB3E4"/>
    <w:rsid w:val="40E999E6"/>
    <w:rsid w:val="410E8483"/>
    <w:rsid w:val="411C69B1"/>
    <w:rsid w:val="41257BC3"/>
    <w:rsid w:val="41287297"/>
    <w:rsid w:val="41324521"/>
    <w:rsid w:val="41520A06"/>
    <w:rsid w:val="415F2190"/>
    <w:rsid w:val="41618BA4"/>
    <w:rsid w:val="416C39B4"/>
    <w:rsid w:val="416EE077"/>
    <w:rsid w:val="41950A33"/>
    <w:rsid w:val="419F034F"/>
    <w:rsid w:val="41B00DB3"/>
    <w:rsid w:val="41E507CC"/>
    <w:rsid w:val="41EBA0A0"/>
    <w:rsid w:val="41EC619B"/>
    <w:rsid w:val="41F8227E"/>
    <w:rsid w:val="420E7979"/>
    <w:rsid w:val="4238DCAD"/>
    <w:rsid w:val="42445954"/>
    <w:rsid w:val="4253F1B5"/>
    <w:rsid w:val="4299FAEE"/>
    <w:rsid w:val="42AB9A6C"/>
    <w:rsid w:val="42B2639A"/>
    <w:rsid w:val="42B5BC32"/>
    <w:rsid w:val="42C50ACA"/>
    <w:rsid w:val="42CD2A26"/>
    <w:rsid w:val="42F88979"/>
    <w:rsid w:val="42F9B76E"/>
    <w:rsid w:val="43010D7C"/>
    <w:rsid w:val="4308D2C9"/>
    <w:rsid w:val="43114C34"/>
    <w:rsid w:val="431A7067"/>
    <w:rsid w:val="432078A2"/>
    <w:rsid w:val="4322C126"/>
    <w:rsid w:val="432E0066"/>
    <w:rsid w:val="439B14C9"/>
    <w:rsid w:val="43ADA414"/>
    <w:rsid w:val="43B1D1BE"/>
    <w:rsid w:val="43DF66B8"/>
    <w:rsid w:val="43E3A030"/>
    <w:rsid w:val="43F70616"/>
    <w:rsid w:val="440E37B1"/>
    <w:rsid w:val="446B40D4"/>
    <w:rsid w:val="447A2C42"/>
    <w:rsid w:val="447DB943"/>
    <w:rsid w:val="44A5962D"/>
    <w:rsid w:val="44F3A21C"/>
    <w:rsid w:val="4507EC7A"/>
    <w:rsid w:val="45145155"/>
    <w:rsid w:val="451761E4"/>
    <w:rsid w:val="452371BC"/>
    <w:rsid w:val="4538A3A3"/>
    <w:rsid w:val="453C68C4"/>
    <w:rsid w:val="454E2874"/>
    <w:rsid w:val="457F81A4"/>
    <w:rsid w:val="4598AA01"/>
    <w:rsid w:val="45C5DE15"/>
    <w:rsid w:val="45FE899B"/>
    <w:rsid w:val="462A9089"/>
    <w:rsid w:val="462AA52D"/>
    <w:rsid w:val="466209C0"/>
    <w:rsid w:val="46729079"/>
    <w:rsid w:val="46BB6247"/>
    <w:rsid w:val="46D83925"/>
    <w:rsid w:val="46E9D727"/>
    <w:rsid w:val="470B5572"/>
    <w:rsid w:val="47347A62"/>
    <w:rsid w:val="4738DA7B"/>
    <w:rsid w:val="4745D873"/>
    <w:rsid w:val="478DB6B0"/>
    <w:rsid w:val="47AA43A4"/>
    <w:rsid w:val="4817AF26"/>
    <w:rsid w:val="484C31C9"/>
    <w:rsid w:val="48681F70"/>
    <w:rsid w:val="486FC052"/>
    <w:rsid w:val="4878ED2B"/>
    <w:rsid w:val="4886D7F4"/>
    <w:rsid w:val="4889727E"/>
    <w:rsid w:val="48A69FCA"/>
    <w:rsid w:val="48BF9B64"/>
    <w:rsid w:val="48FD7ED7"/>
    <w:rsid w:val="491CD8EA"/>
    <w:rsid w:val="494EA517"/>
    <w:rsid w:val="4954F8CB"/>
    <w:rsid w:val="4984B105"/>
    <w:rsid w:val="49AF2BE0"/>
    <w:rsid w:val="49CC7513"/>
    <w:rsid w:val="49ECBFB2"/>
    <w:rsid w:val="49F30309"/>
    <w:rsid w:val="4A0FD9E7"/>
    <w:rsid w:val="4A641C8B"/>
    <w:rsid w:val="4A836B0B"/>
    <w:rsid w:val="4A9ACDE6"/>
    <w:rsid w:val="4AAF246D"/>
    <w:rsid w:val="4ABDCF8E"/>
    <w:rsid w:val="4AC89AA5"/>
    <w:rsid w:val="4AE4B4E3"/>
    <w:rsid w:val="4AF0E977"/>
    <w:rsid w:val="4B0036C7"/>
    <w:rsid w:val="4B5FDE17"/>
    <w:rsid w:val="4B627289"/>
    <w:rsid w:val="4B6C0AAE"/>
    <w:rsid w:val="4B795A89"/>
    <w:rsid w:val="4B8ED36A"/>
    <w:rsid w:val="4BA19BCA"/>
    <w:rsid w:val="4BA1EB41"/>
    <w:rsid w:val="4BB58E90"/>
    <w:rsid w:val="4BBBF7B7"/>
    <w:rsid w:val="4C43FF63"/>
    <w:rsid w:val="4C54584A"/>
    <w:rsid w:val="4C616FD4"/>
    <w:rsid w:val="4C640B1D"/>
    <w:rsid w:val="4C688879"/>
    <w:rsid w:val="4C805541"/>
    <w:rsid w:val="4CB9612B"/>
    <w:rsid w:val="4CBAD6F9"/>
    <w:rsid w:val="4CBD80B7"/>
    <w:rsid w:val="4CC3EFD6"/>
    <w:rsid w:val="4CD2C235"/>
    <w:rsid w:val="4D88A6DE"/>
    <w:rsid w:val="4D9D8531"/>
    <w:rsid w:val="4DA7A5E7"/>
    <w:rsid w:val="4DEA896E"/>
    <w:rsid w:val="4DF0F2F4"/>
    <w:rsid w:val="4DF27BF3"/>
    <w:rsid w:val="4DF48ACB"/>
    <w:rsid w:val="4E426597"/>
    <w:rsid w:val="4E89498B"/>
    <w:rsid w:val="4E9BF5BA"/>
    <w:rsid w:val="4EA6FEDB"/>
    <w:rsid w:val="4EB20086"/>
    <w:rsid w:val="4ED4445E"/>
    <w:rsid w:val="4ED87C05"/>
    <w:rsid w:val="4F2127D8"/>
    <w:rsid w:val="4F39EB8E"/>
    <w:rsid w:val="4F3F6FA1"/>
    <w:rsid w:val="4F492294"/>
    <w:rsid w:val="4FB5C4C8"/>
    <w:rsid w:val="4FC95D7F"/>
    <w:rsid w:val="4FE8ABFF"/>
    <w:rsid w:val="4FE95086"/>
    <w:rsid w:val="4FEA7A38"/>
    <w:rsid w:val="4FEC2BD4"/>
    <w:rsid w:val="504CCBAC"/>
    <w:rsid w:val="507F1B6B"/>
    <w:rsid w:val="50DFB8E5"/>
    <w:rsid w:val="511517A5"/>
    <w:rsid w:val="512D4E7B"/>
    <w:rsid w:val="5151B162"/>
    <w:rsid w:val="51A12492"/>
    <w:rsid w:val="51BD8AB5"/>
    <w:rsid w:val="51C0EA4D"/>
    <w:rsid w:val="51C20811"/>
    <w:rsid w:val="51F66A68"/>
    <w:rsid w:val="5202CB21"/>
    <w:rsid w:val="522C0E8F"/>
    <w:rsid w:val="52325954"/>
    <w:rsid w:val="525039FF"/>
    <w:rsid w:val="528FC1AF"/>
    <w:rsid w:val="52A3766D"/>
    <w:rsid w:val="52A9BA31"/>
    <w:rsid w:val="52BD0371"/>
    <w:rsid w:val="52D85C76"/>
    <w:rsid w:val="532C4C02"/>
    <w:rsid w:val="532DCEE6"/>
    <w:rsid w:val="53558C6F"/>
    <w:rsid w:val="5360B029"/>
    <w:rsid w:val="538B8BE0"/>
    <w:rsid w:val="53C46678"/>
    <w:rsid w:val="53DA0540"/>
    <w:rsid w:val="53F922F9"/>
    <w:rsid w:val="5410C148"/>
    <w:rsid w:val="5419C939"/>
    <w:rsid w:val="54284A7B"/>
    <w:rsid w:val="542B9210"/>
    <w:rsid w:val="543D0C35"/>
    <w:rsid w:val="54442F82"/>
    <w:rsid w:val="54453B1B"/>
    <w:rsid w:val="546AE562"/>
    <w:rsid w:val="54713C7E"/>
    <w:rsid w:val="54742CD7"/>
    <w:rsid w:val="5505BFC5"/>
    <w:rsid w:val="5507D2A7"/>
    <w:rsid w:val="5519D6CC"/>
    <w:rsid w:val="55203CCF"/>
    <w:rsid w:val="553AF64C"/>
    <w:rsid w:val="55498D8B"/>
    <w:rsid w:val="557D324B"/>
    <w:rsid w:val="557FBB65"/>
    <w:rsid w:val="55AC5440"/>
    <w:rsid w:val="55BC9F4D"/>
    <w:rsid w:val="55C26F66"/>
    <w:rsid w:val="55C83296"/>
    <w:rsid w:val="55E15AF3"/>
    <w:rsid w:val="55ED8C89"/>
    <w:rsid w:val="55F59B53"/>
    <w:rsid w:val="55F7B729"/>
    <w:rsid w:val="55FD88D9"/>
    <w:rsid w:val="5628F02B"/>
    <w:rsid w:val="56355097"/>
    <w:rsid w:val="564CB191"/>
    <w:rsid w:val="567DBF9E"/>
    <w:rsid w:val="56949DD8"/>
    <w:rsid w:val="56A59647"/>
    <w:rsid w:val="56B41E60"/>
    <w:rsid w:val="56C3EDA7"/>
    <w:rsid w:val="56CAE7F9"/>
    <w:rsid w:val="56F3ADB0"/>
    <w:rsid w:val="56FA991D"/>
    <w:rsid w:val="5706BB03"/>
    <w:rsid w:val="575169FB"/>
    <w:rsid w:val="577DB6CC"/>
    <w:rsid w:val="57916BB4"/>
    <w:rsid w:val="57A7EB89"/>
    <w:rsid w:val="57BC1150"/>
    <w:rsid w:val="57EBA920"/>
    <w:rsid w:val="57F4626B"/>
    <w:rsid w:val="580A6123"/>
    <w:rsid w:val="58124DAE"/>
    <w:rsid w:val="583D6087"/>
    <w:rsid w:val="5844668F"/>
    <w:rsid w:val="58689543"/>
    <w:rsid w:val="58703A29"/>
    <w:rsid w:val="5876390E"/>
    <w:rsid w:val="5879B46F"/>
    <w:rsid w:val="588AEF46"/>
    <w:rsid w:val="58A25B27"/>
    <w:rsid w:val="58D2C023"/>
    <w:rsid w:val="58D4EFD2"/>
    <w:rsid w:val="58FF0333"/>
    <w:rsid w:val="5912B7F1"/>
    <w:rsid w:val="597A2E97"/>
    <w:rsid w:val="5983B043"/>
    <w:rsid w:val="598C0D08"/>
    <w:rsid w:val="598DF8A2"/>
    <w:rsid w:val="59B059C4"/>
    <w:rsid w:val="59B1C14E"/>
    <w:rsid w:val="59B3F199"/>
    <w:rsid w:val="59C10923"/>
    <w:rsid w:val="59DD3709"/>
    <w:rsid w:val="5A0F833D"/>
    <w:rsid w:val="5A4817D4"/>
    <w:rsid w:val="5A97F3F1"/>
    <w:rsid w:val="5A9E225C"/>
    <w:rsid w:val="5B2AE367"/>
    <w:rsid w:val="5B3B86C6"/>
    <w:rsid w:val="5B4B9EAD"/>
    <w:rsid w:val="5B655282"/>
    <w:rsid w:val="5BC10DE0"/>
    <w:rsid w:val="5BC13FB6"/>
    <w:rsid w:val="5BC1CE12"/>
    <w:rsid w:val="5C45EACF"/>
    <w:rsid w:val="5C6A3EAB"/>
    <w:rsid w:val="5C758A94"/>
    <w:rsid w:val="5C79F17E"/>
    <w:rsid w:val="5CC46F11"/>
    <w:rsid w:val="5CC8C29E"/>
    <w:rsid w:val="5CE6B058"/>
    <w:rsid w:val="5D184161"/>
    <w:rsid w:val="5D333C3A"/>
    <w:rsid w:val="5D45380C"/>
    <w:rsid w:val="5DB8277C"/>
    <w:rsid w:val="5DC7A4DD"/>
    <w:rsid w:val="5DD3E288"/>
    <w:rsid w:val="5DD88212"/>
    <w:rsid w:val="5DF3C13D"/>
    <w:rsid w:val="5E2688CE"/>
    <w:rsid w:val="5E542176"/>
    <w:rsid w:val="5E7F6423"/>
    <w:rsid w:val="5EA5D857"/>
    <w:rsid w:val="5EB04884"/>
    <w:rsid w:val="5ED48432"/>
    <w:rsid w:val="5EE833FD"/>
    <w:rsid w:val="5EF61359"/>
    <w:rsid w:val="5F659F52"/>
    <w:rsid w:val="5F6BCC06"/>
    <w:rsid w:val="5F6E88F7"/>
    <w:rsid w:val="5F9E4900"/>
    <w:rsid w:val="5FA054A1"/>
    <w:rsid w:val="5FAF8E6F"/>
    <w:rsid w:val="5FD4F476"/>
    <w:rsid w:val="5FEE1CD3"/>
    <w:rsid w:val="5FF53E91"/>
    <w:rsid w:val="60065A24"/>
    <w:rsid w:val="601EF32A"/>
    <w:rsid w:val="6038C3A5"/>
    <w:rsid w:val="6069A0FD"/>
    <w:rsid w:val="60C5C710"/>
    <w:rsid w:val="610B70B5"/>
    <w:rsid w:val="612F00A9"/>
    <w:rsid w:val="613D7265"/>
    <w:rsid w:val="613EEA51"/>
    <w:rsid w:val="61B4BA04"/>
    <w:rsid w:val="61BAE031"/>
    <w:rsid w:val="61FC2EA5"/>
    <w:rsid w:val="621AD616"/>
    <w:rsid w:val="621BF379"/>
    <w:rsid w:val="621C0F9E"/>
    <w:rsid w:val="626CD1FB"/>
    <w:rsid w:val="6282C400"/>
    <w:rsid w:val="6293775C"/>
    <w:rsid w:val="629A4BB7"/>
    <w:rsid w:val="62B8E51C"/>
    <w:rsid w:val="62C5C4B6"/>
    <w:rsid w:val="62F0F84F"/>
    <w:rsid w:val="631B82C1"/>
    <w:rsid w:val="6325BD95"/>
    <w:rsid w:val="63520BF8"/>
    <w:rsid w:val="6356B092"/>
    <w:rsid w:val="636BFDA3"/>
    <w:rsid w:val="636FD8EF"/>
    <w:rsid w:val="63960C47"/>
    <w:rsid w:val="63A26617"/>
    <w:rsid w:val="63D4CD7D"/>
    <w:rsid w:val="63DAA8BB"/>
    <w:rsid w:val="63DEBB62"/>
    <w:rsid w:val="63E1B59D"/>
    <w:rsid w:val="63F7B0EE"/>
    <w:rsid w:val="64317FBF"/>
    <w:rsid w:val="6461383F"/>
    <w:rsid w:val="6481BE10"/>
    <w:rsid w:val="64A83C83"/>
    <w:rsid w:val="64B6F0CD"/>
    <w:rsid w:val="64D20174"/>
    <w:rsid w:val="650BA950"/>
    <w:rsid w:val="65249C9F"/>
    <w:rsid w:val="6578CAC7"/>
    <w:rsid w:val="658EF95B"/>
    <w:rsid w:val="65A472BD"/>
    <w:rsid w:val="65C5DCA1"/>
    <w:rsid w:val="65F5CE80"/>
    <w:rsid w:val="660BA776"/>
    <w:rsid w:val="6614AE6F"/>
    <w:rsid w:val="661582A2"/>
    <w:rsid w:val="663047ED"/>
    <w:rsid w:val="665D5E57"/>
    <w:rsid w:val="666CEDF0"/>
    <w:rsid w:val="66732621"/>
    <w:rsid w:val="66891709"/>
    <w:rsid w:val="668E5154"/>
    <w:rsid w:val="66A5C974"/>
    <w:rsid w:val="66A779B1"/>
    <w:rsid w:val="66B0831E"/>
    <w:rsid w:val="66C0DE7C"/>
    <w:rsid w:val="66D897D4"/>
    <w:rsid w:val="67ABCDF5"/>
    <w:rsid w:val="67C34CC8"/>
    <w:rsid w:val="67E0313C"/>
    <w:rsid w:val="67E27B01"/>
    <w:rsid w:val="68095DE7"/>
    <w:rsid w:val="685E58D8"/>
    <w:rsid w:val="6875EEE1"/>
    <w:rsid w:val="689F6AFD"/>
    <w:rsid w:val="68A4797F"/>
    <w:rsid w:val="68F1248F"/>
    <w:rsid w:val="68FB1F83"/>
    <w:rsid w:val="69016DDF"/>
    <w:rsid w:val="6904E9FF"/>
    <w:rsid w:val="6908DC1A"/>
    <w:rsid w:val="691526FD"/>
    <w:rsid w:val="6925A9F5"/>
    <w:rsid w:val="6944A87D"/>
    <w:rsid w:val="694B4D65"/>
    <w:rsid w:val="69632398"/>
    <w:rsid w:val="69727C00"/>
    <w:rsid w:val="6979C6D7"/>
    <w:rsid w:val="697BADA6"/>
    <w:rsid w:val="6994FF19"/>
    <w:rsid w:val="69B6DE83"/>
    <w:rsid w:val="6A10516D"/>
    <w:rsid w:val="6A272183"/>
    <w:rsid w:val="6A440F01"/>
    <w:rsid w:val="6A5C6D15"/>
    <w:rsid w:val="6A6DEFBA"/>
    <w:rsid w:val="6A767882"/>
    <w:rsid w:val="6AB85FF2"/>
    <w:rsid w:val="6AF6AD5F"/>
    <w:rsid w:val="6B0A3A83"/>
    <w:rsid w:val="6B106C39"/>
    <w:rsid w:val="6B178F76"/>
    <w:rsid w:val="6B75CAE1"/>
    <w:rsid w:val="6B7C8BA4"/>
    <w:rsid w:val="6B978A3D"/>
    <w:rsid w:val="6B9C14EC"/>
    <w:rsid w:val="6BA075A2"/>
    <w:rsid w:val="6BA5B147"/>
    <w:rsid w:val="6BC2F1E4"/>
    <w:rsid w:val="6BC7A211"/>
    <w:rsid w:val="6BDB2DB9"/>
    <w:rsid w:val="6BE9C67C"/>
    <w:rsid w:val="6C15055C"/>
    <w:rsid w:val="6C49802A"/>
    <w:rsid w:val="6C52042D"/>
    <w:rsid w:val="6C5D17E6"/>
    <w:rsid w:val="6CC81BEB"/>
    <w:rsid w:val="6CD93A1C"/>
    <w:rsid w:val="6CED9189"/>
    <w:rsid w:val="6CEDD98A"/>
    <w:rsid w:val="6CF32BC7"/>
    <w:rsid w:val="6CF4FCC7"/>
    <w:rsid w:val="6D039987"/>
    <w:rsid w:val="6D185C05"/>
    <w:rsid w:val="6D51887C"/>
    <w:rsid w:val="6D76CB49"/>
    <w:rsid w:val="6D940DD7"/>
    <w:rsid w:val="6DD7D5D6"/>
    <w:rsid w:val="6DF45B54"/>
    <w:rsid w:val="6DF8E847"/>
    <w:rsid w:val="6E363014"/>
    <w:rsid w:val="6E460A25"/>
    <w:rsid w:val="6E495891"/>
    <w:rsid w:val="6E9218BE"/>
    <w:rsid w:val="6ECF5F90"/>
    <w:rsid w:val="6EF73485"/>
    <w:rsid w:val="6EFC9CF2"/>
    <w:rsid w:val="6EFF42D3"/>
    <w:rsid w:val="6F368708"/>
    <w:rsid w:val="6F421FC6"/>
    <w:rsid w:val="6F6350A9"/>
    <w:rsid w:val="6F7DD94D"/>
    <w:rsid w:val="6F952A5E"/>
    <w:rsid w:val="6F9D7B0F"/>
    <w:rsid w:val="6F9E6103"/>
    <w:rsid w:val="6FC2B344"/>
    <w:rsid w:val="7012310C"/>
    <w:rsid w:val="70226FC4"/>
    <w:rsid w:val="70556578"/>
    <w:rsid w:val="708491EE"/>
    <w:rsid w:val="70986D53"/>
    <w:rsid w:val="7116A2F1"/>
    <w:rsid w:val="7117BBB6"/>
    <w:rsid w:val="71260924"/>
    <w:rsid w:val="71308909"/>
    <w:rsid w:val="71452473"/>
    <w:rsid w:val="7180F953"/>
    <w:rsid w:val="71892EDA"/>
    <w:rsid w:val="719254ED"/>
    <w:rsid w:val="71D7D7C1"/>
    <w:rsid w:val="723146E0"/>
    <w:rsid w:val="72343DB4"/>
    <w:rsid w:val="725F0EAB"/>
    <w:rsid w:val="729519E9"/>
    <w:rsid w:val="72A99BBB"/>
    <w:rsid w:val="72BD870B"/>
    <w:rsid w:val="72BFB02B"/>
    <w:rsid w:val="72F1A7CA"/>
    <w:rsid w:val="7300531F"/>
    <w:rsid w:val="730481CB"/>
    <w:rsid w:val="732949C6"/>
    <w:rsid w:val="732E89F5"/>
    <w:rsid w:val="733C89EA"/>
    <w:rsid w:val="735A31E8"/>
    <w:rsid w:val="73639C3B"/>
    <w:rsid w:val="736E752C"/>
    <w:rsid w:val="738A39F2"/>
    <w:rsid w:val="73A1F499"/>
    <w:rsid w:val="73B5A8E2"/>
    <w:rsid w:val="73B7C546"/>
    <w:rsid w:val="73DB3B90"/>
    <w:rsid w:val="73FADF0C"/>
    <w:rsid w:val="74034F5B"/>
    <w:rsid w:val="741E8EE1"/>
    <w:rsid w:val="74334A56"/>
    <w:rsid w:val="744AAC4B"/>
    <w:rsid w:val="748D50ED"/>
    <w:rsid w:val="74E7660C"/>
    <w:rsid w:val="750CB6F7"/>
    <w:rsid w:val="754B495F"/>
    <w:rsid w:val="7563C3C8"/>
    <w:rsid w:val="75684592"/>
    <w:rsid w:val="757B1E98"/>
    <w:rsid w:val="757C42F0"/>
    <w:rsid w:val="7596AF6D"/>
    <w:rsid w:val="759F1FBC"/>
    <w:rsid w:val="75DC96E8"/>
    <w:rsid w:val="75E13C7D"/>
    <w:rsid w:val="75F15E8F"/>
    <w:rsid w:val="761015C8"/>
    <w:rsid w:val="76450291"/>
    <w:rsid w:val="766CABE4"/>
    <w:rsid w:val="766ED1F4"/>
    <w:rsid w:val="7671E9AD"/>
    <w:rsid w:val="76835B3D"/>
    <w:rsid w:val="768895CD"/>
    <w:rsid w:val="769A4B76"/>
    <w:rsid w:val="76F3302C"/>
    <w:rsid w:val="772A9A39"/>
    <w:rsid w:val="773AF01D"/>
    <w:rsid w:val="777C1629"/>
    <w:rsid w:val="777F0FB4"/>
    <w:rsid w:val="77D7127A"/>
    <w:rsid w:val="77D74FE3"/>
    <w:rsid w:val="77EA8ADE"/>
    <w:rsid w:val="781FD2A7"/>
    <w:rsid w:val="783F4795"/>
    <w:rsid w:val="7840457F"/>
    <w:rsid w:val="7852BBA7"/>
    <w:rsid w:val="78791336"/>
    <w:rsid w:val="787E3317"/>
    <w:rsid w:val="78B0EE5A"/>
    <w:rsid w:val="78B7DFC1"/>
    <w:rsid w:val="790C1DB1"/>
    <w:rsid w:val="79244F24"/>
    <w:rsid w:val="793D4B4A"/>
    <w:rsid w:val="794B4DC1"/>
    <w:rsid w:val="795B103F"/>
    <w:rsid w:val="7977B1AB"/>
    <w:rsid w:val="79794762"/>
    <w:rsid w:val="797FD4A3"/>
    <w:rsid w:val="7998C8B3"/>
    <w:rsid w:val="7998FD00"/>
    <w:rsid w:val="79DB572A"/>
    <w:rsid w:val="79DDB6B0"/>
    <w:rsid w:val="79F52A91"/>
    <w:rsid w:val="79F5F678"/>
    <w:rsid w:val="79FF187D"/>
    <w:rsid w:val="7A227251"/>
    <w:rsid w:val="7A4003E1"/>
    <w:rsid w:val="7A4A7D14"/>
    <w:rsid w:val="7A6A2090"/>
    <w:rsid w:val="7A80A320"/>
    <w:rsid w:val="7AA05134"/>
    <w:rsid w:val="7ABE9DFC"/>
    <w:rsid w:val="7ABFDC40"/>
    <w:rsid w:val="7ACFD8D3"/>
    <w:rsid w:val="7AD2DE5C"/>
    <w:rsid w:val="7AD52ED1"/>
    <w:rsid w:val="7ADACBE2"/>
    <w:rsid w:val="7B0A8FEF"/>
    <w:rsid w:val="7B0C39B1"/>
    <w:rsid w:val="7B122366"/>
    <w:rsid w:val="7B1CD911"/>
    <w:rsid w:val="7B33128C"/>
    <w:rsid w:val="7B63C929"/>
    <w:rsid w:val="7B96F0DD"/>
    <w:rsid w:val="7BACBF3B"/>
    <w:rsid w:val="7BBE42B2"/>
    <w:rsid w:val="7BE64D75"/>
    <w:rsid w:val="7C2302F3"/>
    <w:rsid w:val="7C5CAE9C"/>
    <w:rsid w:val="7C6AD90F"/>
    <w:rsid w:val="7C703D47"/>
    <w:rsid w:val="7C7FE994"/>
    <w:rsid w:val="7C9A9E87"/>
    <w:rsid w:val="7CB3B044"/>
    <w:rsid w:val="7CD004CE"/>
    <w:rsid w:val="7CE0F63C"/>
    <w:rsid w:val="7CE34F36"/>
    <w:rsid w:val="7D12769F"/>
    <w:rsid w:val="7D13FEA3"/>
    <w:rsid w:val="7D55E548"/>
    <w:rsid w:val="7D71B948"/>
    <w:rsid w:val="7D810679"/>
    <w:rsid w:val="7DDD1661"/>
    <w:rsid w:val="7DE706BD"/>
    <w:rsid w:val="7DEEDCB0"/>
    <w:rsid w:val="7DF63EBE"/>
    <w:rsid w:val="7E2A056E"/>
    <w:rsid w:val="7E4653FE"/>
    <w:rsid w:val="7E8E3445"/>
    <w:rsid w:val="7EA12F76"/>
    <w:rsid w:val="7EB49FF4"/>
    <w:rsid w:val="7EBB9DD3"/>
    <w:rsid w:val="7EC8DB30"/>
    <w:rsid w:val="7EFC152A"/>
    <w:rsid w:val="7F12C0BC"/>
    <w:rsid w:val="7F137504"/>
    <w:rsid w:val="7F25E6EA"/>
    <w:rsid w:val="7F29DECD"/>
    <w:rsid w:val="7F78D8CC"/>
    <w:rsid w:val="7F7DDEF0"/>
    <w:rsid w:val="7FA8CD9C"/>
    <w:rsid w:val="7FD0B2B3"/>
    <w:rsid w:val="7FD7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FCF8C"/>
  <w15:chartTrackingRefBased/>
  <w15:docId w15:val="{6ADC67E6-1B87-487B-880C-00683D5F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0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1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1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00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002E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2A75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7506"/>
  </w:style>
  <w:style w:type="paragraph" w:styleId="TOC2">
    <w:name w:val="toc 2"/>
    <w:basedOn w:val="Normal"/>
    <w:next w:val="Normal"/>
    <w:autoRedefine/>
    <w:uiPriority w:val="39"/>
    <w:unhideWhenUsed/>
    <w:rsid w:val="00B76844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6844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76844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B7684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461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51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866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63DF"/>
  </w:style>
  <w:style w:type="paragraph" w:styleId="Revision">
    <w:name w:val="Revision"/>
    <w:hidden/>
    <w:uiPriority w:val="99"/>
    <w:semiHidden/>
    <w:rsid w:val="00FC0B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microsoft.com/office/2011/relationships/people" Target="peop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90BA3483B1943B9AD0D0BC482DFE8" ma:contentTypeVersion="7" ma:contentTypeDescription="Criar um novo documento." ma:contentTypeScope="" ma:versionID="7341b9dacd84ed39bd745ae3a89928c2">
  <xsd:schema xmlns:xsd="http://www.w3.org/2001/XMLSchema" xmlns:xs="http://www.w3.org/2001/XMLSchema" xmlns:p="http://schemas.microsoft.com/office/2006/metadata/properties" xmlns:ns3="8800d47f-0e79-49df-8e3e-b6ae48f64d4f" xmlns:ns4="73c805d9-17e5-45cd-8d5d-2b826d2be2db" targetNamespace="http://schemas.microsoft.com/office/2006/metadata/properties" ma:root="true" ma:fieldsID="02816cf45bd2ee7f7eb4f23f07b81a40" ns3:_="" ns4:_="">
    <xsd:import namespace="8800d47f-0e79-49df-8e3e-b6ae48f64d4f"/>
    <xsd:import namespace="73c805d9-17e5-45cd-8d5d-2b826d2be2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0d47f-0e79-49df-8e3e-b6ae48f64d4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05d9-17e5-45cd-8d5d-2b826d2be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0EA80B-9DCD-4452-90DE-F2AD8DD47F7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2BCA34-5DA3-4ADB-AA64-F959FE7D39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A727D0C-3EB6-4F0A-BDEC-C812FAE717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00d47f-0e79-49df-8e3e-b6ae48f64d4f"/>
    <ds:schemaRef ds:uri="73c805d9-17e5-45cd-8d5d-2b826d2be2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29CB07-A3A8-4D02-BBC2-BD8D70F07C0B}">
  <ds:schemaRefs>
    <ds:schemaRef ds:uri="http://www.w3.org/XML/1998/namespace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73c805d9-17e5-45cd-8d5d-2b826d2be2db"/>
    <ds:schemaRef ds:uri="8800d47f-0e79-49df-8e3e-b6ae48f64d4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3704</Words>
  <Characters>21118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24773</CharactersWithSpaces>
  <SharedDoc>false</SharedDoc>
  <HLinks>
    <vt:vector size="138" baseType="variant">
      <vt:variant>
        <vt:i4>1048627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_Toc102719190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_Toc102719189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_Toc102719188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_Toc102719187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_Toc102719186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_Toc102719185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_Toc102719184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_Toc102719183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_Toc102719182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_Toc102719181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_Toc102719180</vt:lpwstr>
      </vt:variant>
      <vt:variant>
        <vt:i4>1966131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_Toc102719179</vt:lpwstr>
      </vt:variant>
      <vt:variant>
        <vt:i4>1966131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_Toc102719178</vt:lpwstr>
      </vt:variant>
      <vt:variant>
        <vt:i4>1966131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_Toc102719177</vt:lpwstr>
      </vt:variant>
      <vt:variant>
        <vt:i4>1966131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_Toc102719176</vt:lpwstr>
      </vt:variant>
      <vt:variant>
        <vt:i4>1966131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_Toc102719175</vt:lpwstr>
      </vt:variant>
      <vt:variant>
        <vt:i4>1966131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_Toc102719174</vt:lpwstr>
      </vt:variant>
      <vt:variant>
        <vt:i4>1966131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_Toc102719173</vt:lpwstr>
      </vt:variant>
      <vt:variant>
        <vt:i4>1966131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_Toc102719172</vt:lpwstr>
      </vt:variant>
      <vt:variant>
        <vt:i4>1966131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_Toc102719171</vt:lpwstr>
      </vt:variant>
      <vt:variant>
        <vt:i4>1966131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_Toc102719170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_Toc102719169</vt:lpwstr>
      </vt:variant>
      <vt:variant>
        <vt:i4>2031667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_Toc102719168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de Almeida Simões Lira</dc:creator>
  <cp:keywords/>
  <dc:description/>
  <cp:lastModifiedBy>Samuel de Almeida Simões Lira</cp:lastModifiedBy>
  <cp:revision>2</cp:revision>
  <dcterms:created xsi:type="dcterms:W3CDTF">2022-05-06T19:16:00Z</dcterms:created>
  <dcterms:modified xsi:type="dcterms:W3CDTF">2022-05-06T19:16:00Z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0x01010077190BA3483B1943B9AD0D0BC482DFE8</vt:lpwstr>
  </property>
</Properties>
</file>